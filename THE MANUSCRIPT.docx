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476E63" w:rsidRDefault="00476E63">
      <w:pPr>
        <w:jc w:val="center"/>
        <w:rPr>
          <w:rFonts w:ascii="Arial" w:eastAsia="Arial" w:hAnsi="Arial" w:cs="Arial"/>
          <w:sz w:val="24"/>
          <w:szCs w:val="24"/>
        </w:rPr>
      </w:pPr>
    </w:p>
    <w:p w14:paraId="00000002" w14:textId="77777777" w:rsidR="00476E63" w:rsidRDefault="00476E63">
      <w:pPr>
        <w:jc w:val="center"/>
        <w:rPr>
          <w:rFonts w:ascii="Arial" w:eastAsia="Arial" w:hAnsi="Arial" w:cs="Arial"/>
          <w:sz w:val="24"/>
          <w:szCs w:val="24"/>
        </w:rPr>
      </w:pPr>
    </w:p>
    <w:p w14:paraId="00000003" w14:textId="77777777" w:rsidR="00476E63" w:rsidRDefault="00476E63">
      <w:pPr>
        <w:jc w:val="center"/>
        <w:rPr>
          <w:rFonts w:ascii="Arial" w:eastAsia="Arial" w:hAnsi="Arial" w:cs="Arial"/>
          <w:sz w:val="24"/>
          <w:szCs w:val="24"/>
        </w:rPr>
      </w:pPr>
    </w:p>
    <w:bookmarkStart w:id="0" w:name="_heading=h.xiekq3fxo4l6" w:colFirst="0" w:colLast="0"/>
    <w:bookmarkEnd w:id="0"/>
    <w:p w14:paraId="00000004" w14:textId="77777777" w:rsidR="00476E63" w:rsidRDefault="001D258C">
      <w:pPr>
        <w:pBdr>
          <w:top w:val="nil"/>
          <w:left w:val="nil"/>
          <w:bottom w:val="nil"/>
          <w:right w:val="nil"/>
          <w:between w:val="nil"/>
        </w:pBdr>
        <w:jc w:val="center"/>
        <w:rPr>
          <w:rFonts w:ascii="Arial" w:eastAsia="Arial" w:hAnsi="Arial" w:cs="Arial"/>
          <w:b/>
          <w:color w:val="000000"/>
          <w:sz w:val="24"/>
          <w:szCs w:val="24"/>
        </w:rPr>
      </w:pPr>
      <w:sdt>
        <w:sdtPr>
          <w:tag w:val="goog_rdk_0"/>
          <w:id w:val="-519934883"/>
        </w:sdtPr>
        <w:sdtContent>
          <w:commentRangeStart w:id="1"/>
        </w:sdtContent>
      </w:sdt>
      <w:r w:rsidR="00A551B5">
        <w:rPr>
          <w:rFonts w:ascii="Arial" w:eastAsia="Arial" w:hAnsi="Arial" w:cs="Arial"/>
          <w:b/>
          <w:color w:val="000000"/>
          <w:sz w:val="24"/>
          <w:szCs w:val="24"/>
        </w:rPr>
        <w:t xml:space="preserve">Smart Automation Management System and Data Analytics with </w:t>
      </w:r>
      <w:r w:rsidR="00A551B5">
        <w:rPr>
          <w:rFonts w:ascii="Arial" w:eastAsia="Arial" w:hAnsi="Arial" w:cs="Arial"/>
          <w:b/>
          <w:color w:val="000000"/>
          <w:sz w:val="24"/>
          <w:szCs w:val="24"/>
        </w:rPr>
        <w:br/>
        <w:t>AI-Enabled Demand Forecasting for Metro 7</w:t>
      </w:r>
      <w:commentRangeEnd w:id="1"/>
      <w:r w:rsidR="00A551B5">
        <w:commentReference w:id="1"/>
      </w:r>
    </w:p>
    <w:p w14:paraId="00000005" w14:textId="77777777" w:rsidR="00476E63" w:rsidRDefault="00476E63">
      <w:pPr>
        <w:jc w:val="center"/>
        <w:rPr>
          <w:rFonts w:ascii="Arial" w:eastAsia="Arial" w:hAnsi="Arial" w:cs="Arial"/>
          <w:sz w:val="24"/>
          <w:szCs w:val="24"/>
        </w:rPr>
      </w:pPr>
    </w:p>
    <w:p w14:paraId="00000006" w14:textId="77777777" w:rsidR="00476E63" w:rsidRDefault="00476E63">
      <w:pPr>
        <w:jc w:val="center"/>
        <w:rPr>
          <w:rFonts w:ascii="Arial" w:eastAsia="Arial" w:hAnsi="Arial" w:cs="Arial"/>
          <w:sz w:val="24"/>
          <w:szCs w:val="24"/>
        </w:rPr>
      </w:pPr>
    </w:p>
    <w:p w14:paraId="00000007" w14:textId="77777777" w:rsidR="00476E63" w:rsidRDefault="00476E63">
      <w:pPr>
        <w:jc w:val="center"/>
        <w:rPr>
          <w:rFonts w:ascii="Arial" w:eastAsia="Arial" w:hAnsi="Arial" w:cs="Arial"/>
          <w:sz w:val="24"/>
          <w:szCs w:val="24"/>
        </w:rPr>
      </w:pPr>
    </w:p>
    <w:p w14:paraId="00000008" w14:textId="77777777" w:rsidR="00476E63" w:rsidRDefault="00476E63">
      <w:pPr>
        <w:jc w:val="center"/>
        <w:rPr>
          <w:rFonts w:ascii="Arial" w:eastAsia="Arial" w:hAnsi="Arial" w:cs="Arial"/>
          <w:sz w:val="24"/>
          <w:szCs w:val="24"/>
        </w:rPr>
      </w:pPr>
    </w:p>
    <w:p w14:paraId="00000009" w14:textId="77777777" w:rsidR="00476E63" w:rsidRDefault="00476E63">
      <w:pPr>
        <w:jc w:val="center"/>
        <w:rPr>
          <w:rFonts w:ascii="Arial" w:eastAsia="Arial" w:hAnsi="Arial" w:cs="Arial"/>
          <w:sz w:val="24"/>
          <w:szCs w:val="24"/>
        </w:rPr>
      </w:pPr>
    </w:p>
    <w:p w14:paraId="0000000A" w14:textId="77777777" w:rsidR="00476E63" w:rsidRDefault="00A551B5">
      <w:pPr>
        <w:spacing w:line="480" w:lineRule="auto"/>
        <w:jc w:val="center"/>
        <w:rPr>
          <w:rFonts w:ascii="Arial" w:eastAsia="Arial" w:hAnsi="Arial" w:cs="Arial"/>
          <w:b/>
          <w:sz w:val="24"/>
          <w:szCs w:val="24"/>
        </w:rPr>
      </w:pPr>
      <w:r>
        <w:rPr>
          <w:rFonts w:ascii="Arial" w:eastAsia="Arial" w:hAnsi="Arial" w:cs="Arial"/>
          <w:b/>
          <w:sz w:val="24"/>
          <w:szCs w:val="24"/>
        </w:rPr>
        <w:t>A Thesis</w:t>
      </w:r>
    </w:p>
    <w:p w14:paraId="0000000B" w14:textId="77777777" w:rsidR="00476E63" w:rsidRDefault="00A551B5">
      <w:pPr>
        <w:spacing w:line="480" w:lineRule="auto"/>
        <w:jc w:val="center"/>
        <w:rPr>
          <w:rFonts w:ascii="Arial" w:eastAsia="Arial" w:hAnsi="Arial" w:cs="Arial"/>
          <w:b/>
          <w:sz w:val="24"/>
          <w:szCs w:val="24"/>
        </w:rPr>
      </w:pPr>
      <w:r>
        <w:rPr>
          <w:rFonts w:ascii="Arial" w:eastAsia="Arial" w:hAnsi="Arial" w:cs="Arial"/>
          <w:b/>
          <w:sz w:val="24"/>
          <w:szCs w:val="24"/>
        </w:rPr>
        <w:t>Presented to the Faculty of the College of Computer Studies</w:t>
      </w:r>
    </w:p>
    <w:p w14:paraId="0000000C" w14:textId="77777777" w:rsidR="00476E63" w:rsidRDefault="00A551B5">
      <w:pPr>
        <w:spacing w:line="480" w:lineRule="auto"/>
        <w:jc w:val="center"/>
        <w:rPr>
          <w:rFonts w:ascii="Arial" w:eastAsia="Arial" w:hAnsi="Arial" w:cs="Arial"/>
          <w:sz w:val="24"/>
          <w:szCs w:val="24"/>
        </w:rPr>
      </w:pPr>
      <w:r>
        <w:rPr>
          <w:rFonts w:ascii="Arial" w:eastAsia="Arial" w:hAnsi="Arial" w:cs="Arial"/>
          <w:b/>
          <w:sz w:val="24"/>
          <w:szCs w:val="24"/>
        </w:rPr>
        <w:t>AMA UNIVERSITY</w:t>
      </w:r>
    </w:p>
    <w:p w14:paraId="0000000D" w14:textId="77777777" w:rsidR="00476E63" w:rsidRDefault="00A551B5">
      <w:pPr>
        <w:jc w:val="center"/>
        <w:rPr>
          <w:rFonts w:ascii="Arial" w:eastAsia="Arial" w:hAnsi="Arial" w:cs="Arial"/>
          <w:sz w:val="24"/>
          <w:szCs w:val="24"/>
        </w:rPr>
      </w:pPr>
      <w:r>
        <w:rPr>
          <w:rFonts w:ascii="Arial" w:eastAsia="Arial" w:hAnsi="Arial" w:cs="Arial"/>
          <w:sz w:val="24"/>
          <w:szCs w:val="24"/>
        </w:rPr>
        <w:t>Maximina St. Villa Arca Subdivision,</w:t>
      </w:r>
      <w:r>
        <w:rPr>
          <w:rFonts w:ascii="Arial" w:eastAsia="Arial" w:hAnsi="Arial" w:cs="Arial"/>
          <w:sz w:val="24"/>
          <w:szCs w:val="24"/>
        </w:rPr>
        <w:br/>
        <w:t>Project 8, Quezon City</w:t>
      </w:r>
    </w:p>
    <w:p w14:paraId="0000000E" w14:textId="77777777" w:rsidR="00476E63" w:rsidRDefault="00476E63">
      <w:pPr>
        <w:jc w:val="center"/>
        <w:rPr>
          <w:rFonts w:ascii="Arial" w:eastAsia="Arial" w:hAnsi="Arial" w:cs="Arial"/>
          <w:sz w:val="24"/>
          <w:szCs w:val="24"/>
        </w:rPr>
      </w:pPr>
    </w:p>
    <w:p w14:paraId="0000000F" w14:textId="77777777" w:rsidR="00476E63" w:rsidRDefault="00476E63">
      <w:pPr>
        <w:jc w:val="center"/>
        <w:rPr>
          <w:rFonts w:ascii="Arial" w:eastAsia="Arial" w:hAnsi="Arial" w:cs="Arial"/>
          <w:sz w:val="24"/>
          <w:szCs w:val="24"/>
        </w:rPr>
      </w:pPr>
    </w:p>
    <w:p w14:paraId="00000010" w14:textId="77777777" w:rsidR="00476E63" w:rsidRDefault="00476E63">
      <w:pPr>
        <w:jc w:val="center"/>
        <w:rPr>
          <w:rFonts w:ascii="Arial" w:eastAsia="Arial" w:hAnsi="Arial" w:cs="Arial"/>
          <w:sz w:val="24"/>
          <w:szCs w:val="24"/>
        </w:rPr>
      </w:pPr>
    </w:p>
    <w:p w14:paraId="00000011" w14:textId="77777777" w:rsidR="00476E63" w:rsidRDefault="00476E63">
      <w:pPr>
        <w:jc w:val="center"/>
        <w:rPr>
          <w:rFonts w:ascii="Arial" w:eastAsia="Arial" w:hAnsi="Arial" w:cs="Arial"/>
          <w:sz w:val="24"/>
          <w:szCs w:val="24"/>
        </w:rPr>
      </w:pPr>
    </w:p>
    <w:p w14:paraId="00000012" w14:textId="77777777" w:rsidR="00476E63" w:rsidRDefault="00A551B5">
      <w:pPr>
        <w:jc w:val="center"/>
        <w:rPr>
          <w:rFonts w:ascii="Arial" w:eastAsia="Arial" w:hAnsi="Arial" w:cs="Arial"/>
          <w:sz w:val="24"/>
          <w:szCs w:val="24"/>
        </w:rPr>
      </w:pPr>
      <w:r>
        <w:rPr>
          <w:rFonts w:ascii="Arial" w:eastAsia="Arial" w:hAnsi="Arial" w:cs="Arial"/>
          <w:sz w:val="24"/>
          <w:szCs w:val="24"/>
        </w:rPr>
        <w:t>In Partial Fulfillment of the Requirements for the</w:t>
      </w:r>
    </w:p>
    <w:p w14:paraId="00000013" w14:textId="77777777" w:rsidR="00476E63" w:rsidRDefault="00A551B5">
      <w:pPr>
        <w:jc w:val="center"/>
        <w:rPr>
          <w:rFonts w:ascii="Arial" w:eastAsia="Arial" w:hAnsi="Arial" w:cs="Arial"/>
          <w:sz w:val="24"/>
          <w:szCs w:val="24"/>
        </w:rPr>
      </w:pPr>
      <w:r>
        <w:rPr>
          <w:rFonts w:ascii="Arial" w:eastAsia="Arial" w:hAnsi="Arial" w:cs="Arial"/>
          <w:sz w:val="24"/>
          <w:szCs w:val="24"/>
        </w:rPr>
        <w:t>Degree in Bachelor of Science in Information Technology (BSIT)</w:t>
      </w:r>
    </w:p>
    <w:p w14:paraId="00000014" w14:textId="77777777" w:rsidR="00476E63" w:rsidRDefault="00476E63">
      <w:pPr>
        <w:jc w:val="center"/>
        <w:rPr>
          <w:rFonts w:ascii="Arial" w:eastAsia="Arial" w:hAnsi="Arial" w:cs="Arial"/>
          <w:sz w:val="24"/>
          <w:szCs w:val="24"/>
        </w:rPr>
      </w:pPr>
    </w:p>
    <w:p w14:paraId="00000015" w14:textId="77777777" w:rsidR="00476E63" w:rsidRDefault="00476E63">
      <w:pPr>
        <w:jc w:val="center"/>
        <w:rPr>
          <w:rFonts w:ascii="Arial" w:eastAsia="Arial" w:hAnsi="Arial" w:cs="Arial"/>
          <w:sz w:val="24"/>
          <w:szCs w:val="24"/>
        </w:rPr>
      </w:pPr>
    </w:p>
    <w:p w14:paraId="00000016" w14:textId="77777777" w:rsidR="00476E63" w:rsidRDefault="00476E63">
      <w:pPr>
        <w:jc w:val="center"/>
        <w:rPr>
          <w:rFonts w:ascii="Arial" w:eastAsia="Arial" w:hAnsi="Arial" w:cs="Arial"/>
          <w:sz w:val="24"/>
          <w:szCs w:val="24"/>
        </w:rPr>
      </w:pPr>
    </w:p>
    <w:p w14:paraId="00000017" w14:textId="77777777" w:rsidR="00476E63" w:rsidRDefault="00A551B5">
      <w:pPr>
        <w:jc w:val="center"/>
        <w:rPr>
          <w:rFonts w:ascii="Arial" w:eastAsia="Arial" w:hAnsi="Arial" w:cs="Arial"/>
          <w:sz w:val="24"/>
          <w:szCs w:val="24"/>
        </w:rPr>
      </w:pPr>
      <w:proofErr w:type="gramStart"/>
      <w:r>
        <w:rPr>
          <w:rFonts w:ascii="Arial" w:eastAsia="Arial" w:hAnsi="Arial" w:cs="Arial"/>
          <w:sz w:val="24"/>
          <w:szCs w:val="24"/>
        </w:rPr>
        <w:t>By</w:t>
      </w:r>
      <w:proofErr w:type="gramEnd"/>
    </w:p>
    <w:p w14:paraId="00000018" w14:textId="77777777" w:rsidR="00476E63" w:rsidRDefault="00476E63">
      <w:pPr>
        <w:jc w:val="center"/>
        <w:rPr>
          <w:rFonts w:ascii="Arial" w:eastAsia="Arial" w:hAnsi="Arial" w:cs="Arial"/>
          <w:sz w:val="24"/>
          <w:szCs w:val="24"/>
        </w:rPr>
      </w:pPr>
    </w:p>
    <w:p w14:paraId="00000019" w14:textId="77777777" w:rsidR="00476E63" w:rsidRDefault="00476E63">
      <w:pPr>
        <w:jc w:val="center"/>
        <w:rPr>
          <w:rFonts w:ascii="Arial" w:eastAsia="Arial" w:hAnsi="Arial" w:cs="Arial"/>
          <w:sz w:val="24"/>
          <w:szCs w:val="24"/>
        </w:rPr>
      </w:pPr>
    </w:p>
    <w:p w14:paraId="0000001A" w14:textId="77777777" w:rsidR="00476E63" w:rsidRDefault="00476E63">
      <w:pPr>
        <w:jc w:val="center"/>
        <w:rPr>
          <w:rFonts w:ascii="Arial" w:eastAsia="Arial" w:hAnsi="Arial" w:cs="Arial"/>
          <w:sz w:val="24"/>
          <w:szCs w:val="24"/>
        </w:rPr>
      </w:pPr>
    </w:p>
    <w:p w14:paraId="0000001B" w14:textId="77777777" w:rsidR="00476E63" w:rsidRDefault="00A551B5">
      <w:pPr>
        <w:spacing w:after="100"/>
        <w:jc w:val="center"/>
        <w:rPr>
          <w:rFonts w:ascii="Arial" w:eastAsia="Arial" w:hAnsi="Arial" w:cs="Arial"/>
          <w:b/>
          <w:sz w:val="24"/>
          <w:szCs w:val="24"/>
        </w:rPr>
      </w:pPr>
      <w:r>
        <w:rPr>
          <w:rFonts w:ascii="Arial" w:eastAsia="Arial" w:hAnsi="Arial" w:cs="Arial"/>
          <w:b/>
          <w:sz w:val="24"/>
          <w:szCs w:val="24"/>
        </w:rPr>
        <w:t>Eryck Paul S. del Fonso</w:t>
      </w:r>
    </w:p>
    <w:p w14:paraId="0000001C" w14:textId="77777777" w:rsidR="00476E63" w:rsidRDefault="00A551B5">
      <w:pPr>
        <w:spacing w:after="100"/>
        <w:jc w:val="center"/>
        <w:rPr>
          <w:rFonts w:ascii="Arial" w:eastAsia="Arial" w:hAnsi="Arial" w:cs="Arial"/>
          <w:b/>
          <w:sz w:val="24"/>
          <w:szCs w:val="24"/>
        </w:rPr>
      </w:pPr>
      <w:r>
        <w:rPr>
          <w:rFonts w:ascii="Arial" w:eastAsia="Arial" w:hAnsi="Arial" w:cs="Arial"/>
          <w:b/>
          <w:sz w:val="24"/>
          <w:szCs w:val="24"/>
        </w:rPr>
        <w:t>Micheal Lance Kester Li</w:t>
      </w:r>
    </w:p>
    <w:p w14:paraId="0000001D" w14:textId="77777777" w:rsidR="00476E63" w:rsidRDefault="00A551B5">
      <w:pPr>
        <w:spacing w:after="100"/>
        <w:jc w:val="center"/>
        <w:rPr>
          <w:rFonts w:ascii="Arial" w:eastAsia="Arial" w:hAnsi="Arial" w:cs="Arial"/>
          <w:b/>
          <w:sz w:val="24"/>
          <w:szCs w:val="24"/>
        </w:rPr>
      </w:pPr>
      <w:r>
        <w:rPr>
          <w:rFonts w:ascii="Arial" w:eastAsia="Arial" w:hAnsi="Arial" w:cs="Arial"/>
          <w:b/>
          <w:sz w:val="24"/>
          <w:szCs w:val="24"/>
        </w:rPr>
        <w:t>Michael Angelo E. Lim</w:t>
      </w:r>
    </w:p>
    <w:p w14:paraId="0000001E" w14:textId="77777777" w:rsidR="00476E63" w:rsidRDefault="00476E63">
      <w:pPr>
        <w:jc w:val="center"/>
        <w:rPr>
          <w:rFonts w:ascii="Arial" w:eastAsia="Arial" w:hAnsi="Arial" w:cs="Arial"/>
          <w:sz w:val="24"/>
          <w:szCs w:val="24"/>
        </w:rPr>
      </w:pPr>
    </w:p>
    <w:p w14:paraId="0000001F" w14:textId="77777777" w:rsidR="00476E63" w:rsidRDefault="00476E63">
      <w:pPr>
        <w:jc w:val="center"/>
        <w:rPr>
          <w:rFonts w:ascii="Arial" w:eastAsia="Arial" w:hAnsi="Arial" w:cs="Arial"/>
          <w:sz w:val="24"/>
          <w:szCs w:val="24"/>
        </w:rPr>
      </w:pPr>
    </w:p>
    <w:p w14:paraId="00000020" w14:textId="77777777" w:rsidR="00476E63" w:rsidRDefault="00A551B5">
      <w:pPr>
        <w:jc w:val="center"/>
        <w:rPr>
          <w:rFonts w:ascii="Arial" w:eastAsia="Arial" w:hAnsi="Arial" w:cs="Arial"/>
          <w:sz w:val="24"/>
          <w:szCs w:val="24"/>
        </w:rPr>
      </w:pPr>
      <w:r>
        <w:rPr>
          <w:rFonts w:ascii="Arial" w:eastAsia="Arial" w:hAnsi="Arial" w:cs="Arial"/>
          <w:sz w:val="24"/>
          <w:szCs w:val="24"/>
        </w:rPr>
        <w:t>2022</w:t>
      </w:r>
    </w:p>
    <w:p w14:paraId="00000021" w14:textId="77777777" w:rsidR="00476E63" w:rsidRDefault="00476E63">
      <w:pPr>
        <w:rPr>
          <w:rFonts w:ascii="Arial" w:eastAsia="Arial" w:hAnsi="Arial" w:cs="Arial"/>
          <w:sz w:val="24"/>
          <w:szCs w:val="24"/>
        </w:rPr>
      </w:pPr>
    </w:p>
    <w:p w14:paraId="00000022" w14:textId="77777777" w:rsidR="00476E63" w:rsidRDefault="00476E63">
      <w:pPr>
        <w:rPr>
          <w:rFonts w:ascii="Arial" w:eastAsia="Arial" w:hAnsi="Arial" w:cs="Arial"/>
          <w:sz w:val="24"/>
          <w:szCs w:val="24"/>
        </w:rPr>
        <w:sectPr w:rsidR="00476E63">
          <w:headerReference w:type="default" r:id="rId15"/>
          <w:footerReference w:type="default" r:id="rId16"/>
          <w:pgSz w:w="12240" w:h="15840"/>
          <w:pgMar w:top="2088" w:right="1440" w:bottom="1656" w:left="1800" w:header="0" w:footer="720" w:gutter="0"/>
          <w:pgNumType w:start="1"/>
          <w:cols w:space="720"/>
        </w:sectPr>
      </w:pPr>
    </w:p>
    <w:p w14:paraId="00000023" w14:textId="77777777" w:rsidR="00476E63" w:rsidRDefault="001D258C">
      <w:pPr>
        <w:jc w:val="center"/>
        <w:rPr>
          <w:rFonts w:ascii="Arial" w:eastAsia="Arial" w:hAnsi="Arial" w:cs="Arial"/>
          <w:b/>
          <w:sz w:val="32"/>
          <w:szCs w:val="32"/>
        </w:rPr>
      </w:pPr>
      <w:sdt>
        <w:sdtPr>
          <w:tag w:val="goog_rdk_1"/>
          <w:id w:val="811904308"/>
        </w:sdtPr>
        <w:sdtContent>
          <w:commentRangeStart w:id="2"/>
        </w:sdtContent>
      </w:sdt>
      <w:r w:rsidR="00A551B5">
        <w:rPr>
          <w:rFonts w:ascii="Arial" w:eastAsia="Arial" w:hAnsi="Arial" w:cs="Arial"/>
          <w:b/>
          <w:sz w:val="32"/>
          <w:szCs w:val="32"/>
        </w:rPr>
        <w:t>APPROVAL SHEET</w:t>
      </w:r>
      <w:commentRangeEnd w:id="2"/>
      <w:r w:rsidR="00A551B5">
        <w:commentReference w:id="2"/>
      </w:r>
    </w:p>
    <w:p w14:paraId="00000024" w14:textId="77777777" w:rsidR="00476E63" w:rsidRDefault="00476E63">
      <w:pPr>
        <w:rPr>
          <w:rFonts w:ascii="Arial" w:eastAsia="Arial" w:hAnsi="Arial" w:cs="Arial"/>
          <w:sz w:val="24"/>
          <w:szCs w:val="24"/>
        </w:rPr>
      </w:pPr>
    </w:p>
    <w:p w14:paraId="00000025" w14:textId="77777777" w:rsidR="00476E63" w:rsidRDefault="00476E63">
      <w:pPr>
        <w:rPr>
          <w:rFonts w:ascii="Arial" w:eastAsia="Arial" w:hAnsi="Arial" w:cs="Arial"/>
          <w:sz w:val="24"/>
          <w:szCs w:val="24"/>
        </w:rPr>
      </w:pPr>
    </w:p>
    <w:p w14:paraId="00000026" w14:textId="77777777" w:rsidR="00476E63" w:rsidRDefault="00A551B5">
      <w:pPr>
        <w:jc w:val="both"/>
        <w:rPr>
          <w:rFonts w:ascii="Arial" w:eastAsia="Arial" w:hAnsi="Arial" w:cs="Arial"/>
          <w:sz w:val="24"/>
          <w:szCs w:val="24"/>
        </w:rPr>
      </w:pPr>
      <w:r>
        <w:rPr>
          <w:rFonts w:ascii="Arial" w:eastAsia="Arial" w:hAnsi="Arial" w:cs="Arial"/>
          <w:sz w:val="24"/>
          <w:szCs w:val="24"/>
        </w:rPr>
        <w:t xml:space="preserve">This Thesis entitled, </w:t>
      </w:r>
      <w:r>
        <w:rPr>
          <w:rFonts w:ascii="Arial" w:eastAsia="Arial" w:hAnsi="Arial" w:cs="Arial"/>
          <w:b/>
          <w:sz w:val="24"/>
          <w:szCs w:val="24"/>
        </w:rPr>
        <w:t>“Smart Automation Management System and Data Analytics with AI-Enabled Demand Forecasting for Metro 7”</w:t>
      </w:r>
      <w:r>
        <w:rPr>
          <w:rFonts w:ascii="Arial" w:eastAsia="Arial" w:hAnsi="Arial" w:cs="Arial"/>
          <w:sz w:val="24"/>
          <w:szCs w:val="24"/>
        </w:rPr>
        <w:t>, prepared and submitted by ERYCK PAUL S. DEL FONSO, MICHEAL LANCE KESTER LI, MICHAEL ANGELO E. LIM in partial fulfillment of the course requirements for the degree of Bachelor of Science in Industrial Engineering, has been examined and recommended for acceptance and approval for Oral Examination.</w:t>
      </w:r>
    </w:p>
    <w:p w14:paraId="00000027" w14:textId="77777777" w:rsidR="00476E63" w:rsidRDefault="00476E63">
      <w:pPr>
        <w:rPr>
          <w:rFonts w:ascii="Arial" w:eastAsia="Arial" w:hAnsi="Arial" w:cs="Arial"/>
          <w:sz w:val="24"/>
          <w:szCs w:val="24"/>
        </w:rPr>
      </w:pPr>
    </w:p>
    <w:p w14:paraId="00000028" w14:textId="77777777" w:rsidR="00476E63" w:rsidRDefault="00476E63">
      <w:pPr>
        <w:rPr>
          <w:rFonts w:ascii="Arial" w:eastAsia="Arial" w:hAnsi="Arial" w:cs="Arial"/>
          <w:sz w:val="24"/>
          <w:szCs w:val="24"/>
        </w:rPr>
      </w:pPr>
    </w:p>
    <w:p w14:paraId="00000029" w14:textId="77777777" w:rsidR="00476E63" w:rsidRDefault="00476E63">
      <w:pPr>
        <w:rPr>
          <w:rFonts w:ascii="Arial" w:eastAsia="Arial" w:hAnsi="Arial" w:cs="Arial"/>
          <w:sz w:val="24"/>
          <w:szCs w:val="24"/>
        </w:rPr>
      </w:pPr>
    </w:p>
    <w:p w14:paraId="0000002A" w14:textId="77777777" w:rsidR="00476E63" w:rsidRDefault="00A551B5">
      <w:pPr>
        <w:jc w:val="right"/>
        <w:rPr>
          <w:rFonts w:ascii="Arial" w:eastAsia="Arial" w:hAnsi="Arial" w:cs="Arial"/>
          <w:b/>
          <w:sz w:val="24"/>
          <w:szCs w:val="24"/>
        </w:rPr>
      </w:pPr>
      <w:r>
        <w:rPr>
          <w:rFonts w:ascii="Arial" w:eastAsia="Arial" w:hAnsi="Arial" w:cs="Arial"/>
          <w:b/>
          <w:sz w:val="24"/>
          <w:szCs w:val="24"/>
        </w:rPr>
        <w:t>DR. MAKSUDA SULTANA</w:t>
      </w:r>
    </w:p>
    <w:p w14:paraId="0000002B" w14:textId="77777777" w:rsidR="00476E63" w:rsidRDefault="00A551B5">
      <w:pPr>
        <w:jc w:val="right"/>
        <w:rPr>
          <w:rFonts w:ascii="Arial" w:eastAsia="Arial" w:hAnsi="Arial" w:cs="Arial"/>
          <w:sz w:val="24"/>
          <w:szCs w:val="24"/>
        </w:rPr>
      </w:pPr>
      <w:r>
        <w:rPr>
          <w:rFonts w:ascii="Arial" w:eastAsia="Arial" w:hAnsi="Arial" w:cs="Arial"/>
          <w:sz w:val="24"/>
          <w:szCs w:val="24"/>
        </w:rPr>
        <w:t>Adviser</w:t>
      </w:r>
      <w:r>
        <w:rPr>
          <w:rFonts w:ascii="Arial" w:eastAsia="Arial" w:hAnsi="Arial" w:cs="Arial"/>
          <w:sz w:val="24"/>
          <w:szCs w:val="24"/>
        </w:rPr>
        <w:tab/>
      </w:r>
    </w:p>
    <w:p w14:paraId="0000002C" w14:textId="77777777" w:rsidR="00476E63" w:rsidRDefault="00476E63">
      <w:pPr>
        <w:rPr>
          <w:rFonts w:ascii="Arial" w:eastAsia="Arial" w:hAnsi="Arial" w:cs="Arial"/>
          <w:sz w:val="24"/>
          <w:szCs w:val="24"/>
        </w:rPr>
      </w:pPr>
    </w:p>
    <w:p w14:paraId="0000002D" w14:textId="77777777" w:rsidR="00476E63" w:rsidRDefault="00A551B5">
      <w:pPr>
        <w:rPr>
          <w:rFonts w:ascii="Arial" w:eastAsia="Arial" w:hAnsi="Arial" w:cs="Arial"/>
          <w:sz w:val="24"/>
          <w:szCs w:val="24"/>
        </w:rPr>
      </w:pPr>
      <w:r>
        <w:rPr>
          <w:rFonts w:ascii="Arial" w:eastAsia="Arial" w:hAnsi="Arial" w:cs="Arial"/>
          <w:sz w:val="24"/>
          <w:szCs w:val="24"/>
        </w:rPr>
        <w:t xml:space="preserve">Approved by the Committee of Oral Examination on April 25, </w:t>
      </w:r>
      <w:proofErr w:type="gramStart"/>
      <w:r>
        <w:rPr>
          <w:rFonts w:ascii="Arial" w:eastAsia="Arial" w:hAnsi="Arial" w:cs="Arial"/>
          <w:sz w:val="24"/>
          <w:szCs w:val="24"/>
        </w:rPr>
        <w:t>2023</w:t>
      </w:r>
      <w:proofErr w:type="gramEnd"/>
      <w:r>
        <w:rPr>
          <w:rFonts w:ascii="Arial" w:eastAsia="Arial" w:hAnsi="Arial" w:cs="Arial"/>
          <w:sz w:val="24"/>
          <w:szCs w:val="24"/>
        </w:rPr>
        <w:t xml:space="preserve"> with a grade of</w:t>
      </w:r>
    </w:p>
    <w:p w14:paraId="0000002E" w14:textId="77777777" w:rsidR="00476E63" w:rsidRDefault="00476E63">
      <w:pPr>
        <w:rPr>
          <w:rFonts w:ascii="Arial" w:eastAsia="Arial" w:hAnsi="Arial" w:cs="Arial"/>
          <w:sz w:val="24"/>
          <w:szCs w:val="24"/>
        </w:rPr>
      </w:pPr>
    </w:p>
    <w:p w14:paraId="0000002F" w14:textId="77777777" w:rsidR="00476E63" w:rsidRDefault="00476E63">
      <w:pPr>
        <w:rPr>
          <w:rFonts w:ascii="Arial" w:eastAsia="Arial" w:hAnsi="Arial" w:cs="Arial"/>
          <w:sz w:val="24"/>
          <w:szCs w:val="24"/>
        </w:rPr>
      </w:pPr>
    </w:p>
    <w:p w14:paraId="00000030" w14:textId="77777777" w:rsidR="00476E63" w:rsidRDefault="00476E63">
      <w:pPr>
        <w:rPr>
          <w:rFonts w:ascii="Arial" w:eastAsia="Arial" w:hAnsi="Arial" w:cs="Arial"/>
          <w:sz w:val="24"/>
          <w:szCs w:val="24"/>
        </w:rPr>
        <w:sectPr w:rsidR="00476E63">
          <w:pgSz w:w="12240" w:h="15840"/>
          <w:pgMar w:top="2088" w:right="1440" w:bottom="1656" w:left="1800" w:header="0" w:footer="720" w:gutter="0"/>
          <w:cols w:space="720"/>
        </w:sectPr>
      </w:pPr>
    </w:p>
    <w:p w14:paraId="00000031" w14:textId="77777777" w:rsidR="00476E63" w:rsidRDefault="00A551B5">
      <w:pPr>
        <w:jc w:val="center"/>
        <w:rPr>
          <w:rFonts w:ascii="Arial" w:eastAsia="Arial" w:hAnsi="Arial" w:cs="Arial"/>
          <w:b/>
          <w:sz w:val="24"/>
          <w:szCs w:val="24"/>
        </w:rPr>
      </w:pPr>
      <w:r>
        <w:rPr>
          <w:rFonts w:ascii="Arial" w:eastAsia="Arial" w:hAnsi="Arial" w:cs="Arial"/>
          <w:b/>
          <w:sz w:val="24"/>
          <w:szCs w:val="24"/>
        </w:rPr>
        <w:t>PROF. LUNIE MAY BANGSARA</w:t>
      </w:r>
    </w:p>
    <w:p w14:paraId="00000032" w14:textId="77777777" w:rsidR="00476E63" w:rsidRDefault="00A551B5">
      <w:pPr>
        <w:jc w:val="center"/>
        <w:rPr>
          <w:rFonts w:ascii="Arial" w:eastAsia="Arial" w:hAnsi="Arial" w:cs="Arial"/>
          <w:sz w:val="24"/>
          <w:szCs w:val="24"/>
        </w:rPr>
      </w:pPr>
      <w:r>
        <w:rPr>
          <w:rFonts w:ascii="Arial" w:eastAsia="Arial" w:hAnsi="Arial" w:cs="Arial"/>
          <w:sz w:val="24"/>
          <w:szCs w:val="24"/>
        </w:rPr>
        <w:t>Member</w:t>
      </w:r>
    </w:p>
    <w:p w14:paraId="00000033" w14:textId="77777777" w:rsidR="00476E63" w:rsidRDefault="00A551B5">
      <w:pPr>
        <w:jc w:val="center"/>
        <w:rPr>
          <w:rFonts w:ascii="Arial" w:eastAsia="Arial" w:hAnsi="Arial" w:cs="Arial"/>
          <w:b/>
          <w:sz w:val="24"/>
          <w:szCs w:val="24"/>
        </w:rPr>
      </w:pPr>
      <w:r>
        <w:rPr>
          <w:rFonts w:ascii="Arial" w:eastAsia="Arial" w:hAnsi="Arial" w:cs="Arial"/>
          <w:b/>
          <w:sz w:val="24"/>
          <w:szCs w:val="24"/>
        </w:rPr>
        <w:t>PROF. EMMANUEL TRINIDAD</w:t>
      </w:r>
    </w:p>
    <w:p w14:paraId="00000034" w14:textId="77777777" w:rsidR="00476E63" w:rsidRDefault="00A551B5">
      <w:pPr>
        <w:jc w:val="center"/>
        <w:rPr>
          <w:rFonts w:ascii="Arial" w:eastAsia="Arial" w:hAnsi="Arial" w:cs="Arial"/>
          <w:sz w:val="24"/>
          <w:szCs w:val="24"/>
        </w:rPr>
        <w:sectPr w:rsidR="00476E63">
          <w:type w:val="continuous"/>
          <w:pgSz w:w="12240" w:h="15840"/>
          <w:pgMar w:top="2088" w:right="1440" w:bottom="1656" w:left="1800" w:header="0" w:footer="720" w:gutter="0"/>
          <w:cols w:num="2" w:space="720" w:equalWidth="0">
            <w:col w:w="4140" w:space="720"/>
            <w:col w:w="4140" w:space="0"/>
          </w:cols>
        </w:sectPr>
      </w:pPr>
      <w:r>
        <w:rPr>
          <w:rFonts w:ascii="Arial" w:eastAsia="Arial" w:hAnsi="Arial" w:cs="Arial"/>
          <w:sz w:val="24"/>
          <w:szCs w:val="24"/>
        </w:rPr>
        <w:t>Member</w:t>
      </w:r>
    </w:p>
    <w:p w14:paraId="00000035" w14:textId="77777777" w:rsidR="00476E63" w:rsidRDefault="00476E63">
      <w:pPr>
        <w:rPr>
          <w:rFonts w:ascii="Arial" w:eastAsia="Arial" w:hAnsi="Arial" w:cs="Arial"/>
          <w:sz w:val="24"/>
          <w:szCs w:val="24"/>
        </w:rPr>
      </w:pPr>
    </w:p>
    <w:p w14:paraId="00000036" w14:textId="77777777" w:rsidR="00476E63" w:rsidRDefault="00476E63">
      <w:pPr>
        <w:rPr>
          <w:rFonts w:ascii="Arial" w:eastAsia="Arial" w:hAnsi="Arial" w:cs="Arial"/>
          <w:sz w:val="24"/>
          <w:szCs w:val="24"/>
        </w:rPr>
      </w:pPr>
    </w:p>
    <w:p w14:paraId="00000037" w14:textId="77777777" w:rsidR="00476E63" w:rsidRDefault="00476E63">
      <w:pPr>
        <w:rPr>
          <w:rFonts w:ascii="Arial" w:eastAsia="Arial" w:hAnsi="Arial" w:cs="Arial"/>
          <w:sz w:val="24"/>
          <w:szCs w:val="24"/>
        </w:rPr>
      </w:pPr>
    </w:p>
    <w:p w14:paraId="00000038" w14:textId="77777777" w:rsidR="00476E63" w:rsidRDefault="00A551B5">
      <w:pPr>
        <w:pBdr>
          <w:top w:val="nil"/>
          <w:left w:val="nil"/>
          <w:bottom w:val="nil"/>
          <w:right w:val="nil"/>
          <w:between w:val="nil"/>
        </w:pBdr>
        <w:tabs>
          <w:tab w:val="left" w:pos="5077"/>
        </w:tabs>
        <w:ind w:left="2"/>
        <w:jc w:val="center"/>
        <w:rPr>
          <w:rFonts w:ascii="Arial" w:eastAsia="Arial" w:hAnsi="Arial" w:cs="Arial"/>
          <w:b/>
          <w:color w:val="000000"/>
          <w:sz w:val="24"/>
          <w:szCs w:val="24"/>
        </w:rPr>
      </w:pPr>
      <w:r>
        <w:rPr>
          <w:rFonts w:ascii="Arial" w:eastAsia="Arial" w:hAnsi="Arial" w:cs="Arial"/>
          <w:b/>
          <w:color w:val="000000"/>
          <w:sz w:val="24"/>
          <w:szCs w:val="24"/>
        </w:rPr>
        <w:t>ENGR. JEFFREY LEONEN</w:t>
      </w:r>
    </w:p>
    <w:p w14:paraId="00000039" w14:textId="77777777" w:rsidR="00476E63" w:rsidRDefault="00A551B5">
      <w:pPr>
        <w:jc w:val="center"/>
        <w:rPr>
          <w:rFonts w:ascii="Arial" w:eastAsia="Arial" w:hAnsi="Arial" w:cs="Arial"/>
          <w:sz w:val="24"/>
          <w:szCs w:val="24"/>
        </w:rPr>
      </w:pPr>
      <w:r>
        <w:rPr>
          <w:rFonts w:ascii="Arial" w:eastAsia="Arial" w:hAnsi="Arial" w:cs="Arial"/>
          <w:sz w:val="24"/>
          <w:szCs w:val="24"/>
        </w:rPr>
        <w:t>Chairman</w:t>
      </w:r>
    </w:p>
    <w:p w14:paraId="0000003A" w14:textId="77777777" w:rsidR="00476E63" w:rsidRDefault="00476E63">
      <w:pPr>
        <w:rPr>
          <w:rFonts w:ascii="Arial" w:eastAsia="Arial" w:hAnsi="Arial" w:cs="Arial"/>
          <w:sz w:val="24"/>
          <w:szCs w:val="24"/>
        </w:rPr>
      </w:pPr>
    </w:p>
    <w:p w14:paraId="0000003B" w14:textId="77777777" w:rsidR="00476E63" w:rsidRDefault="00476E63">
      <w:pPr>
        <w:rPr>
          <w:rFonts w:ascii="Arial" w:eastAsia="Arial" w:hAnsi="Arial" w:cs="Arial"/>
          <w:sz w:val="24"/>
          <w:szCs w:val="24"/>
        </w:rPr>
      </w:pPr>
    </w:p>
    <w:p w14:paraId="0000003C" w14:textId="77777777" w:rsidR="00476E63" w:rsidRDefault="00A551B5">
      <w:pPr>
        <w:rPr>
          <w:rFonts w:ascii="Arial" w:eastAsia="Arial" w:hAnsi="Arial" w:cs="Arial"/>
          <w:sz w:val="24"/>
          <w:szCs w:val="24"/>
        </w:rPr>
      </w:pPr>
      <w:r>
        <w:rPr>
          <w:rFonts w:ascii="Arial" w:eastAsia="Arial" w:hAnsi="Arial" w:cs="Arial"/>
          <w:sz w:val="24"/>
          <w:szCs w:val="24"/>
        </w:rPr>
        <w:t>Accepted as partial fulfillment of the course requirements for the degree in Bachelor of Science in Information Technology</w:t>
      </w:r>
    </w:p>
    <w:p w14:paraId="0000003D" w14:textId="77777777" w:rsidR="00476E63" w:rsidRDefault="00476E63">
      <w:pPr>
        <w:rPr>
          <w:rFonts w:ascii="Arial" w:eastAsia="Arial" w:hAnsi="Arial" w:cs="Arial"/>
          <w:sz w:val="24"/>
          <w:szCs w:val="24"/>
        </w:rPr>
      </w:pPr>
    </w:p>
    <w:p w14:paraId="0000003E" w14:textId="77777777" w:rsidR="00476E63" w:rsidRDefault="00476E63">
      <w:pPr>
        <w:rPr>
          <w:rFonts w:ascii="Arial" w:eastAsia="Arial" w:hAnsi="Arial" w:cs="Arial"/>
          <w:sz w:val="24"/>
          <w:szCs w:val="24"/>
        </w:rPr>
      </w:pPr>
    </w:p>
    <w:p w14:paraId="0000003F" w14:textId="77777777" w:rsidR="00476E63" w:rsidRDefault="00476E63">
      <w:pPr>
        <w:rPr>
          <w:rFonts w:ascii="Arial" w:eastAsia="Arial" w:hAnsi="Arial" w:cs="Arial"/>
          <w:sz w:val="24"/>
          <w:szCs w:val="24"/>
        </w:rPr>
        <w:sectPr w:rsidR="00476E63">
          <w:type w:val="continuous"/>
          <w:pgSz w:w="12240" w:h="15840"/>
          <w:pgMar w:top="2088" w:right="1440" w:bottom="1656" w:left="1800" w:header="0" w:footer="720" w:gutter="0"/>
          <w:cols w:space="720"/>
        </w:sectPr>
      </w:pPr>
    </w:p>
    <w:p w14:paraId="00000040" w14:textId="77777777" w:rsidR="00476E63" w:rsidRDefault="00476E63">
      <w:pPr>
        <w:rPr>
          <w:rFonts w:ascii="Arial" w:eastAsia="Arial" w:hAnsi="Arial" w:cs="Arial"/>
          <w:b/>
          <w:sz w:val="24"/>
          <w:szCs w:val="24"/>
        </w:rPr>
      </w:pPr>
    </w:p>
    <w:p w14:paraId="00000041" w14:textId="77777777" w:rsidR="00476E63" w:rsidRDefault="00476E63">
      <w:pPr>
        <w:rPr>
          <w:rFonts w:ascii="Arial" w:eastAsia="Arial" w:hAnsi="Arial" w:cs="Arial"/>
          <w:b/>
          <w:sz w:val="24"/>
          <w:szCs w:val="24"/>
        </w:rPr>
      </w:pPr>
    </w:p>
    <w:p w14:paraId="00000042" w14:textId="77777777" w:rsidR="00476E63" w:rsidRDefault="00476E63">
      <w:pPr>
        <w:rPr>
          <w:rFonts w:ascii="Arial" w:eastAsia="Arial" w:hAnsi="Arial" w:cs="Arial"/>
          <w:b/>
          <w:sz w:val="24"/>
          <w:szCs w:val="24"/>
        </w:rPr>
      </w:pPr>
    </w:p>
    <w:p w14:paraId="00000043" w14:textId="77777777" w:rsidR="00476E63" w:rsidRDefault="00A551B5">
      <w:pPr>
        <w:jc w:val="center"/>
        <w:rPr>
          <w:rFonts w:ascii="Arial" w:eastAsia="Arial" w:hAnsi="Arial" w:cs="Arial"/>
          <w:b/>
          <w:sz w:val="24"/>
          <w:szCs w:val="24"/>
        </w:rPr>
      </w:pPr>
      <w:r>
        <w:rPr>
          <w:rFonts w:ascii="Arial" w:eastAsia="Arial" w:hAnsi="Arial" w:cs="Arial"/>
          <w:b/>
          <w:sz w:val="24"/>
          <w:szCs w:val="24"/>
        </w:rPr>
        <w:t xml:space="preserve">Dr. </w:t>
      </w:r>
      <w:proofErr w:type="spellStart"/>
      <w:r>
        <w:rPr>
          <w:rFonts w:ascii="Arial" w:eastAsia="Arial" w:hAnsi="Arial" w:cs="Arial"/>
          <w:b/>
          <w:sz w:val="24"/>
          <w:szCs w:val="24"/>
        </w:rPr>
        <w:t>Maksuda</w:t>
      </w:r>
      <w:proofErr w:type="spellEnd"/>
      <w:r>
        <w:rPr>
          <w:rFonts w:ascii="Arial" w:eastAsia="Arial" w:hAnsi="Arial" w:cs="Arial"/>
          <w:b/>
          <w:sz w:val="24"/>
          <w:szCs w:val="24"/>
        </w:rPr>
        <w:t xml:space="preserve"> Sultana</w:t>
      </w:r>
    </w:p>
    <w:p w14:paraId="00000044" w14:textId="77777777" w:rsidR="00476E63" w:rsidRDefault="00A551B5">
      <w:pPr>
        <w:jc w:val="center"/>
        <w:rPr>
          <w:rFonts w:ascii="Arial" w:eastAsia="Arial" w:hAnsi="Arial" w:cs="Arial"/>
          <w:b/>
          <w:sz w:val="24"/>
          <w:szCs w:val="24"/>
        </w:rPr>
      </w:pPr>
      <w:r>
        <w:rPr>
          <w:rFonts w:ascii="Arial" w:eastAsia="Arial" w:hAnsi="Arial" w:cs="Arial"/>
          <w:sz w:val="24"/>
          <w:szCs w:val="24"/>
        </w:rPr>
        <w:t>Dean, College of Computer Studies</w:t>
      </w:r>
    </w:p>
    <w:p w14:paraId="00000045" w14:textId="77777777" w:rsidR="00476E63" w:rsidRDefault="00A551B5">
      <w:pPr>
        <w:jc w:val="center"/>
        <w:rPr>
          <w:rFonts w:ascii="Arial" w:eastAsia="Arial" w:hAnsi="Arial" w:cs="Arial"/>
          <w:sz w:val="24"/>
          <w:szCs w:val="24"/>
        </w:rPr>
        <w:sectPr w:rsidR="00476E63">
          <w:type w:val="continuous"/>
          <w:pgSz w:w="12240" w:h="15840"/>
          <w:pgMar w:top="2088" w:right="1440" w:bottom="1656" w:left="1800" w:header="0" w:footer="720" w:gutter="0"/>
          <w:cols w:num="2" w:space="720" w:equalWidth="0">
            <w:col w:w="4140" w:space="720"/>
            <w:col w:w="4140" w:space="0"/>
          </w:cols>
        </w:sectPr>
      </w:pPr>
      <w:r>
        <w:rPr>
          <w:rFonts w:ascii="Arial" w:eastAsia="Arial" w:hAnsi="Arial" w:cs="Arial"/>
          <w:sz w:val="24"/>
          <w:szCs w:val="24"/>
        </w:rPr>
        <w:t xml:space="preserve">Date: </w:t>
      </w:r>
      <w:r>
        <w:rPr>
          <w:rFonts w:ascii="Arial" w:eastAsia="Arial" w:hAnsi="Arial" w:cs="Arial"/>
          <w:sz w:val="24"/>
          <w:szCs w:val="24"/>
          <w:u w:val="single"/>
        </w:rPr>
        <w:t>April 25, 2023</w:t>
      </w:r>
    </w:p>
    <w:p w14:paraId="00000046" w14:textId="77777777" w:rsidR="00476E63" w:rsidRDefault="00476E63">
      <w:pPr>
        <w:rPr>
          <w:rFonts w:ascii="Arial" w:eastAsia="Arial" w:hAnsi="Arial" w:cs="Arial"/>
          <w:sz w:val="24"/>
          <w:szCs w:val="24"/>
        </w:rPr>
      </w:pPr>
    </w:p>
    <w:p w14:paraId="00000047" w14:textId="77777777" w:rsidR="00476E63" w:rsidRDefault="00476E63">
      <w:pPr>
        <w:rPr>
          <w:rFonts w:ascii="Arial" w:eastAsia="Arial" w:hAnsi="Arial" w:cs="Arial"/>
          <w:sz w:val="24"/>
          <w:szCs w:val="24"/>
        </w:rPr>
      </w:pPr>
    </w:p>
    <w:p w14:paraId="00000048" w14:textId="77777777" w:rsidR="00476E63" w:rsidRDefault="00476E63">
      <w:pPr>
        <w:rPr>
          <w:rFonts w:ascii="Arial" w:eastAsia="Arial" w:hAnsi="Arial" w:cs="Arial"/>
          <w:sz w:val="24"/>
          <w:szCs w:val="24"/>
        </w:rPr>
      </w:pPr>
    </w:p>
    <w:p w14:paraId="00000049" w14:textId="77777777" w:rsidR="00476E63" w:rsidRDefault="00476E63">
      <w:pPr>
        <w:rPr>
          <w:rFonts w:ascii="Arial" w:eastAsia="Arial" w:hAnsi="Arial" w:cs="Arial"/>
          <w:sz w:val="24"/>
          <w:szCs w:val="24"/>
        </w:rPr>
        <w:sectPr w:rsidR="00476E63">
          <w:type w:val="continuous"/>
          <w:pgSz w:w="12240" w:h="15840"/>
          <w:pgMar w:top="2088" w:right="1440" w:bottom="1656" w:left="1800" w:header="0" w:footer="720" w:gutter="0"/>
          <w:cols w:space="720"/>
        </w:sectPr>
      </w:pPr>
    </w:p>
    <w:p w14:paraId="0000004A" w14:textId="77777777" w:rsidR="00476E63" w:rsidRDefault="001D258C">
      <w:pPr>
        <w:jc w:val="center"/>
        <w:rPr>
          <w:rFonts w:ascii="Arial" w:eastAsia="Arial" w:hAnsi="Arial" w:cs="Arial"/>
          <w:b/>
          <w:sz w:val="32"/>
          <w:szCs w:val="32"/>
        </w:rPr>
      </w:pPr>
      <w:sdt>
        <w:sdtPr>
          <w:tag w:val="goog_rdk_2"/>
          <w:id w:val="1304812471"/>
        </w:sdtPr>
        <w:sdtContent>
          <w:commentRangeStart w:id="3"/>
        </w:sdtContent>
      </w:sdt>
      <w:r w:rsidR="00A551B5">
        <w:rPr>
          <w:rFonts w:ascii="Arial" w:eastAsia="Arial" w:hAnsi="Arial" w:cs="Arial"/>
          <w:b/>
          <w:sz w:val="32"/>
          <w:szCs w:val="32"/>
        </w:rPr>
        <w:t>ACKNOWLEDGEMENT</w:t>
      </w:r>
      <w:commentRangeEnd w:id="3"/>
      <w:r w:rsidR="00A551B5">
        <w:commentReference w:id="3"/>
      </w:r>
    </w:p>
    <w:p w14:paraId="0000004B" w14:textId="77777777" w:rsidR="00476E63" w:rsidRDefault="00476E63">
      <w:pPr>
        <w:jc w:val="center"/>
        <w:rPr>
          <w:rFonts w:ascii="Arial" w:eastAsia="Arial" w:hAnsi="Arial" w:cs="Arial"/>
          <w:b/>
          <w:sz w:val="32"/>
          <w:szCs w:val="32"/>
        </w:rPr>
      </w:pPr>
    </w:p>
    <w:p w14:paraId="0000004C" w14:textId="77777777" w:rsidR="00476E63" w:rsidRDefault="00476E63">
      <w:pPr>
        <w:jc w:val="center"/>
        <w:rPr>
          <w:rFonts w:ascii="Arial" w:eastAsia="Arial" w:hAnsi="Arial" w:cs="Arial"/>
          <w:b/>
          <w:sz w:val="32"/>
          <w:szCs w:val="32"/>
        </w:rPr>
      </w:pPr>
    </w:p>
    <w:p w14:paraId="0000004D" w14:textId="77777777" w:rsidR="00476E63" w:rsidRDefault="00A551B5">
      <w:pPr>
        <w:spacing w:line="480" w:lineRule="auto"/>
        <w:ind w:firstLine="720"/>
        <w:rPr>
          <w:rFonts w:ascii="Arial" w:eastAsia="Arial" w:hAnsi="Arial" w:cs="Arial"/>
          <w:sz w:val="24"/>
          <w:szCs w:val="24"/>
        </w:rPr>
      </w:pPr>
      <w:r>
        <w:rPr>
          <w:rFonts w:ascii="Arial" w:eastAsia="Arial" w:hAnsi="Arial" w:cs="Arial"/>
          <w:sz w:val="24"/>
          <w:szCs w:val="24"/>
        </w:rPr>
        <w:t xml:space="preserve">First of all, I would like to acknowledge and give praise and </w:t>
      </w:r>
      <w:proofErr w:type="gramStart"/>
      <w:r>
        <w:rPr>
          <w:rFonts w:ascii="Arial" w:eastAsia="Arial" w:hAnsi="Arial" w:cs="Arial"/>
          <w:sz w:val="24"/>
          <w:szCs w:val="24"/>
        </w:rPr>
        <w:t>thank to</w:t>
      </w:r>
      <w:proofErr w:type="gramEnd"/>
      <w:r>
        <w:rPr>
          <w:rFonts w:ascii="Arial" w:eastAsia="Arial" w:hAnsi="Arial" w:cs="Arial"/>
          <w:sz w:val="24"/>
          <w:szCs w:val="24"/>
        </w:rPr>
        <w:t xml:space="preserve"> our Lord who gave me this life and guided me in my journey to </w:t>
      </w:r>
      <w:proofErr w:type="gramStart"/>
      <w:r>
        <w:rPr>
          <w:rFonts w:ascii="Arial" w:eastAsia="Arial" w:hAnsi="Arial" w:cs="Arial"/>
          <w:sz w:val="24"/>
          <w:szCs w:val="24"/>
        </w:rPr>
        <w:t>made</w:t>
      </w:r>
      <w:proofErr w:type="gramEnd"/>
      <w:r>
        <w:rPr>
          <w:rFonts w:ascii="Arial" w:eastAsia="Arial" w:hAnsi="Arial" w:cs="Arial"/>
          <w:sz w:val="24"/>
          <w:szCs w:val="24"/>
        </w:rPr>
        <w:t xml:space="preserve"> this thesis possible. He gave me the </w:t>
      </w:r>
      <w:proofErr w:type="gramStart"/>
      <w:r>
        <w:rPr>
          <w:rFonts w:ascii="Arial" w:eastAsia="Arial" w:hAnsi="Arial" w:cs="Arial"/>
          <w:sz w:val="24"/>
          <w:szCs w:val="24"/>
        </w:rPr>
        <w:t>needed strength and encouragement</w:t>
      </w:r>
      <w:proofErr w:type="gramEnd"/>
      <w:r>
        <w:rPr>
          <w:rFonts w:ascii="Arial" w:eastAsia="Arial" w:hAnsi="Arial" w:cs="Arial"/>
          <w:sz w:val="24"/>
          <w:szCs w:val="24"/>
        </w:rPr>
        <w:t xml:space="preserve"> to surpass all the obstacles and challenging moments I faced in finishing my thesis. I will forever be grateful </w:t>
      </w:r>
      <w:proofErr w:type="gramStart"/>
      <w:r>
        <w:rPr>
          <w:rFonts w:ascii="Arial" w:eastAsia="Arial" w:hAnsi="Arial" w:cs="Arial"/>
          <w:sz w:val="24"/>
          <w:szCs w:val="24"/>
        </w:rPr>
        <w:t>of</w:t>
      </w:r>
      <w:proofErr w:type="gramEnd"/>
      <w:r>
        <w:rPr>
          <w:rFonts w:ascii="Arial" w:eastAsia="Arial" w:hAnsi="Arial" w:cs="Arial"/>
          <w:sz w:val="24"/>
          <w:szCs w:val="24"/>
        </w:rPr>
        <w:t xml:space="preserve"> his immense love of me. I am also truly grateful for my very patient and understanding mentors who helped me complete this study with accuracy and proficiency.</w:t>
      </w:r>
    </w:p>
    <w:p w14:paraId="0000004E" w14:textId="77777777" w:rsidR="00476E63" w:rsidRDefault="00A551B5">
      <w:pPr>
        <w:spacing w:line="480" w:lineRule="auto"/>
        <w:ind w:firstLine="720"/>
        <w:rPr>
          <w:rFonts w:ascii="Arial" w:eastAsia="Arial" w:hAnsi="Arial" w:cs="Arial"/>
          <w:sz w:val="24"/>
          <w:szCs w:val="24"/>
        </w:rPr>
      </w:pPr>
      <w:r>
        <w:rPr>
          <w:rFonts w:ascii="Arial" w:eastAsia="Arial" w:hAnsi="Arial" w:cs="Arial"/>
          <w:sz w:val="24"/>
          <w:szCs w:val="24"/>
        </w:rPr>
        <w:t xml:space="preserve">I would also like to thank my wonderful family and friends for their endless support and encouragement that powered me through the stressful days and tough nights that I endured to finish my thesis. I would like to thank everyone and even strangers who brought </w:t>
      </w:r>
      <w:proofErr w:type="gramStart"/>
      <w:r>
        <w:rPr>
          <w:rFonts w:ascii="Arial" w:eastAsia="Arial" w:hAnsi="Arial" w:cs="Arial"/>
          <w:sz w:val="24"/>
          <w:szCs w:val="24"/>
        </w:rPr>
        <w:t>smile</w:t>
      </w:r>
      <w:proofErr w:type="gramEnd"/>
      <w:r>
        <w:rPr>
          <w:rFonts w:ascii="Arial" w:eastAsia="Arial" w:hAnsi="Arial" w:cs="Arial"/>
          <w:sz w:val="24"/>
          <w:szCs w:val="24"/>
        </w:rPr>
        <w:t xml:space="preserve"> to me during these times, it alleviated the stress I’m feeling and helped me a lot.</w:t>
      </w:r>
    </w:p>
    <w:p w14:paraId="0000004F" w14:textId="77777777" w:rsidR="00476E63" w:rsidRDefault="00A551B5">
      <w:pPr>
        <w:spacing w:line="480" w:lineRule="auto"/>
        <w:ind w:firstLine="720"/>
        <w:rPr>
          <w:rFonts w:ascii="Arial" w:eastAsia="Arial" w:hAnsi="Arial" w:cs="Arial"/>
          <w:sz w:val="24"/>
          <w:szCs w:val="24"/>
        </w:rPr>
      </w:pPr>
      <w:r>
        <w:rPr>
          <w:rFonts w:ascii="Arial" w:eastAsia="Arial" w:hAnsi="Arial" w:cs="Arial"/>
          <w:sz w:val="24"/>
          <w:szCs w:val="24"/>
        </w:rPr>
        <w:t>To the Lord our God, to my family and friends, my adviser and everyone involved, you all are the reasons why I successfully finished this study. Thank you very much.</w:t>
      </w:r>
    </w:p>
    <w:p w14:paraId="00000050" w14:textId="77777777" w:rsidR="00476E63" w:rsidRDefault="00476E63">
      <w:pPr>
        <w:rPr>
          <w:rFonts w:ascii="Arial" w:eastAsia="Arial" w:hAnsi="Arial" w:cs="Arial"/>
          <w:sz w:val="24"/>
          <w:szCs w:val="24"/>
        </w:rPr>
      </w:pPr>
    </w:p>
    <w:p w14:paraId="00000051" w14:textId="77777777" w:rsidR="00476E63" w:rsidRDefault="00476E63">
      <w:pPr>
        <w:rPr>
          <w:rFonts w:ascii="Arial" w:eastAsia="Arial" w:hAnsi="Arial" w:cs="Arial"/>
          <w:sz w:val="24"/>
          <w:szCs w:val="24"/>
        </w:rPr>
      </w:pPr>
    </w:p>
    <w:p w14:paraId="00000052" w14:textId="77777777" w:rsidR="00476E63" w:rsidRDefault="00476E63">
      <w:pPr>
        <w:rPr>
          <w:rFonts w:ascii="Arial" w:eastAsia="Arial" w:hAnsi="Arial" w:cs="Arial"/>
          <w:sz w:val="24"/>
          <w:szCs w:val="24"/>
        </w:rPr>
      </w:pPr>
    </w:p>
    <w:p w14:paraId="00000053" w14:textId="77777777" w:rsidR="00476E63" w:rsidRDefault="00476E63">
      <w:pPr>
        <w:rPr>
          <w:rFonts w:ascii="Arial" w:eastAsia="Arial" w:hAnsi="Arial" w:cs="Arial"/>
          <w:sz w:val="24"/>
          <w:szCs w:val="24"/>
        </w:rPr>
      </w:pPr>
    </w:p>
    <w:p w14:paraId="00000054" w14:textId="77777777" w:rsidR="00476E63" w:rsidRDefault="00476E63">
      <w:pPr>
        <w:rPr>
          <w:rFonts w:ascii="Arial" w:eastAsia="Arial" w:hAnsi="Arial" w:cs="Arial"/>
          <w:sz w:val="24"/>
          <w:szCs w:val="24"/>
        </w:rPr>
      </w:pPr>
    </w:p>
    <w:p w14:paraId="00000055" w14:textId="77777777" w:rsidR="00476E63" w:rsidRDefault="00476E63">
      <w:pPr>
        <w:rPr>
          <w:rFonts w:ascii="Arial" w:eastAsia="Arial" w:hAnsi="Arial" w:cs="Arial"/>
          <w:sz w:val="24"/>
          <w:szCs w:val="24"/>
        </w:rPr>
      </w:pPr>
    </w:p>
    <w:p w14:paraId="00000056" w14:textId="77777777" w:rsidR="00476E63" w:rsidRDefault="00476E63">
      <w:pPr>
        <w:rPr>
          <w:rFonts w:ascii="Arial" w:eastAsia="Arial" w:hAnsi="Arial" w:cs="Arial"/>
          <w:sz w:val="24"/>
          <w:szCs w:val="24"/>
        </w:rPr>
      </w:pPr>
    </w:p>
    <w:p w14:paraId="00000057" w14:textId="77777777" w:rsidR="00476E63" w:rsidRDefault="00476E63">
      <w:pPr>
        <w:rPr>
          <w:rFonts w:ascii="Arial" w:eastAsia="Arial" w:hAnsi="Arial" w:cs="Arial"/>
          <w:sz w:val="24"/>
          <w:szCs w:val="24"/>
        </w:rPr>
        <w:sectPr w:rsidR="00476E63">
          <w:pgSz w:w="12240" w:h="15840"/>
          <w:pgMar w:top="2088" w:right="1440" w:bottom="1656" w:left="1800" w:header="0" w:footer="720" w:gutter="0"/>
          <w:cols w:space="720"/>
        </w:sectPr>
      </w:pPr>
    </w:p>
    <w:p w14:paraId="00000058" w14:textId="77777777" w:rsidR="00476E63" w:rsidRDefault="001D258C">
      <w:pPr>
        <w:jc w:val="center"/>
        <w:rPr>
          <w:rFonts w:ascii="Arial" w:eastAsia="Arial" w:hAnsi="Arial" w:cs="Arial"/>
          <w:b/>
          <w:sz w:val="32"/>
          <w:szCs w:val="32"/>
        </w:rPr>
      </w:pPr>
      <w:sdt>
        <w:sdtPr>
          <w:tag w:val="goog_rdk_3"/>
          <w:id w:val="-1711806611"/>
        </w:sdtPr>
        <w:sdtContent>
          <w:commentRangeStart w:id="4"/>
        </w:sdtContent>
      </w:sdt>
      <w:r w:rsidR="00A551B5">
        <w:rPr>
          <w:rFonts w:ascii="Arial" w:eastAsia="Arial" w:hAnsi="Arial" w:cs="Arial"/>
          <w:b/>
          <w:sz w:val="32"/>
          <w:szCs w:val="32"/>
        </w:rPr>
        <w:t>ABSTRACT</w:t>
      </w:r>
      <w:commentRangeEnd w:id="4"/>
      <w:r w:rsidR="00A551B5">
        <w:commentReference w:id="4"/>
      </w:r>
    </w:p>
    <w:p w14:paraId="00000059" w14:textId="77777777" w:rsidR="00476E63" w:rsidRDefault="00476E63">
      <w:pPr>
        <w:rPr>
          <w:rFonts w:ascii="Arial" w:eastAsia="Arial" w:hAnsi="Arial" w:cs="Arial"/>
          <w:sz w:val="24"/>
          <w:szCs w:val="24"/>
        </w:rPr>
      </w:pPr>
    </w:p>
    <w:p w14:paraId="0000005A" w14:textId="77777777" w:rsidR="00476E63" w:rsidRDefault="00A551B5">
      <w:pPr>
        <w:spacing w:line="480" w:lineRule="auto"/>
        <w:ind w:firstLine="720"/>
        <w:jc w:val="both"/>
        <w:rPr>
          <w:rFonts w:ascii="Arial" w:eastAsia="Arial" w:hAnsi="Arial" w:cs="Arial"/>
          <w:sz w:val="24"/>
          <w:szCs w:val="24"/>
        </w:rPr>
      </w:pPr>
      <w:r>
        <w:rPr>
          <w:rFonts w:ascii="Arial" w:eastAsia="Arial" w:hAnsi="Arial" w:cs="Arial"/>
          <w:sz w:val="24"/>
          <w:szCs w:val="24"/>
        </w:rPr>
        <w:t xml:space="preserve">Our children are very dear to us. Thus, they should be given the utmost importance. Filipino parents </w:t>
      </w:r>
      <w:proofErr w:type="gramStart"/>
      <w:r>
        <w:rPr>
          <w:rFonts w:ascii="Arial" w:eastAsia="Arial" w:hAnsi="Arial" w:cs="Arial"/>
          <w:sz w:val="24"/>
          <w:szCs w:val="24"/>
        </w:rPr>
        <w:t>as a whole only</w:t>
      </w:r>
      <w:proofErr w:type="gramEnd"/>
      <w:r>
        <w:rPr>
          <w:rFonts w:ascii="Arial" w:eastAsia="Arial" w:hAnsi="Arial" w:cs="Arial"/>
          <w:sz w:val="24"/>
          <w:szCs w:val="24"/>
        </w:rPr>
        <w:t xml:space="preserve"> want the best for them for they are not only a great source of joy but also, they will be vital for how our country is going to be in the future. Therefore, everyone only wants the best product for their children. Products that can be considered as ergonomic is something that is growing in popularity and rightfully needed nowadays because they are highly beneficial to the health and wellbeing of the user. At the same time, multipurpose furniture is also popular and favored by </w:t>
      </w:r>
      <w:proofErr w:type="gramStart"/>
      <w:r>
        <w:rPr>
          <w:rFonts w:ascii="Arial" w:eastAsia="Arial" w:hAnsi="Arial" w:cs="Arial"/>
          <w:sz w:val="24"/>
          <w:szCs w:val="24"/>
        </w:rPr>
        <w:t>the buyers</w:t>
      </w:r>
      <w:proofErr w:type="gramEnd"/>
      <w:r>
        <w:rPr>
          <w:rFonts w:ascii="Arial" w:eastAsia="Arial" w:hAnsi="Arial" w:cs="Arial"/>
          <w:sz w:val="24"/>
          <w:szCs w:val="24"/>
        </w:rPr>
        <w:t xml:space="preserve"> because of their convenience. An ergonomic and multifunctional furniture has advantages compared to the usual furniture because it has more characteristics and features that </w:t>
      </w:r>
      <w:proofErr w:type="gramStart"/>
      <w:r>
        <w:rPr>
          <w:rFonts w:ascii="Arial" w:eastAsia="Arial" w:hAnsi="Arial" w:cs="Arial"/>
          <w:sz w:val="24"/>
          <w:szCs w:val="24"/>
        </w:rPr>
        <w:t>is</w:t>
      </w:r>
      <w:proofErr w:type="gramEnd"/>
      <w:r>
        <w:rPr>
          <w:rFonts w:ascii="Arial" w:eastAsia="Arial" w:hAnsi="Arial" w:cs="Arial"/>
          <w:sz w:val="24"/>
          <w:szCs w:val="24"/>
        </w:rPr>
        <w:t xml:space="preserve"> beneficial to the buyers and users. The ergonomic design of the furniture will help in mitigating any health issues of the children using it and can help in lessening the chance to develop any health issues in the future like musculoskeletal disorders and chronic pains. The design of </w:t>
      </w:r>
      <w:proofErr w:type="gramStart"/>
      <w:r>
        <w:rPr>
          <w:rFonts w:ascii="Arial" w:eastAsia="Arial" w:hAnsi="Arial" w:cs="Arial"/>
          <w:sz w:val="24"/>
          <w:szCs w:val="24"/>
        </w:rPr>
        <w:t>the ergonomic</w:t>
      </w:r>
      <w:proofErr w:type="gramEnd"/>
      <w:r>
        <w:rPr>
          <w:rFonts w:ascii="Arial" w:eastAsia="Arial" w:hAnsi="Arial" w:cs="Arial"/>
          <w:sz w:val="24"/>
          <w:szCs w:val="24"/>
        </w:rPr>
        <w:t xml:space="preserve"> furniture will also help the children using it to be in a relaxed position and feel comfortable providing a more conducive and effective learning environment.</w:t>
      </w:r>
    </w:p>
    <w:p w14:paraId="0000005B" w14:textId="77777777" w:rsidR="00476E63" w:rsidRDefault="00476E63">
      <w:pPr>
        <w:rPr>
          <w:rFonts w:ascii="Arial" w:eastAsia="Arial" w:hAnsi="Arial" w:cs="Arial"/>
          <w:sz w:val="24"/>
          <w:szCs w:val="24"/>
        </w:rPr>
      </w:pPr>
    </w:p>
    <w:p w14:paraId="0000005C" w14:textId="77777777" w:rsidR="00476E63" w:rsidRDefault="00476E63">
      <w:pPr>
        <w:rPr>
          <w:rFonts w:ascii="Arial" w:eastAsia="Arial" w:hAnsi="Arial" w:cs="Arial"/>
          <w:sz w:val="24"/>
          <w:szCs w:val="24"/>
        </w:rPr>
      </w:pPr>
    </w:p>
    <w:p w14:paraId="0000005D" w14:textId="77777777" w:rsidR="00476E63" w:rsidRDefault="00476E63">
      <w:pPr>
        <w:rPr>
          <w:rFonts w:ascii="Arial" w:eastAsia="Arial" w:hAnsi="Arial" w:cs="Arial"/>
          <w:sz w:val="24"/>
          <w:szCs w:val="24"/>
        </w:rPr>
      </w:pPr>
    </w:p>
    <w:p w14:paraId="0000005E" w14:textId="77777777" w:rsidR="00476E63" w:rsidRDefault="00476E63">
      <w:pPr>
        <w:rPr>
          <w:rFonts w:ascii="Arial" w:eastAsia="Arial" w:hAnsi="Arial" w:cs="Arial"/>
          <w:sz w:val="24"/>
          <w:szCs w:val="24"/>
        </w:rPr>
      </w:pPr>
    </w:p>
    <w:p w14:paraId="0000005F" w14:textId="77777777" w:rsidR="00476E63" w:rsidRDefault="00476E63">
      <w:pPr>
        <w:rPr>
          <w:rFonts w:ascii="Arial" w:eastAsia="Arial" w:hAnsi="Arial" w:cs="Arial"/>
          <w:sz w:val="24"/>
          <w:szCs w:val="24"/>
        </w:rPr>
      </w:pPr>
    </w:p>
    <w:p w14:paraId="00000060" w14:textId="77777777" w:rsidR="00476E63" w:rsidRDefault="00476E63">
      <w:pPr>
        <w:rPr>
          <w:rFonts w:ascii="Arial" w:eastAsia="Arial" w:hAnsi="Arial" w:cs="Arial"/>
          <w:sz w:val="24"/>
          <w:szCs w:val="24"/>
        </w:rPr>
      </w:pPr>
    </w:p>
    <w:p w14:paraId="00000061" w14:textId="77777777" w:rsidR="00476E63" w:rsidRDefault="00476E63">
      <w:pPr>
        <w:rPr>
          <w:rFonts w:ascii="Arial" w:eastAsia="Arial" w:hAnsi="Arial" w:cs="Arial"/>
          <w:sz w:val="24"/>
          <w:szCs w:val="24"/>
        </w:rPr>
      </w:pPr>
    </w:p>
    <w:p w14:paraId="00000062" w14:textId="77777777" w:rsidR="00476E63" w:rsidRDefault="00476E63">
      <w:pPr>
        <w:rPr>
          <w:rFonts w:ascii="Arial" w:eastAsia="Arial" w:hAnsi="Arial" w:cs="Arial"/>
          <w:sz w:val="24"/>
          <w:szCs w:val="24"/>
        </w:rPr>
        <w:sectPr w:rsidR="00476E63">
          <w:pgSz w:w="12240" w:h="15840"/>
          <w:pgMar w:top="2088" w:right="1440" w:bottom="1656" w:left="1800" w:header="0" w:footer="720" w:gutter="0"/>
          <w:cols w:space="720"/>
        </w:sectPr>
      </w:pPr>
    </w:p>
    <w:p w14:paraId="00000063" w14:textId="77777777" w:rsidR="00476E63" w:rsidRDefault="00A551B5">
      <w:pPr>
        <w:jc w:val="center"/>
        <w:rPr>
          <w:rFonts w:ascii="Arial" w:eastAsia="Arial" w:hAnsi="Arial" w:cs="Arial"/>
          <w:b/>
          <w:sz w:val="32"/>
          <w:szCs w:val="32"/>
        </w:rPr>
      </w:pPr>
      <w:r>
        <w:rPr>
          <w:rFonts w:ascii="Arial" w:eastAsia="Arial" w:hAnsi="Arial" w:cs="Arial"/>
          <w:b/>
          <w:sz w:val="32"/>
          <w:szCs w:val="32"/>
        </w:rPr>
        <w:lastRenderedPageBreak/>
        <w:t>Table of Contents</w:t>
      </w:r>
    </w:p>
    <w:p w14:paraId="00000064" w14:textId="77777777" w:rsidR="00476E63" w:rsidRDefault="00476E63">
      <w:pPr>
        <w:rPr>
          <w:rFonts w:ascii="Arial" w:eastAsia="Arial" w:hAnsi="Arial" w:cs="Arial"/>
          <w:sz w:val="24"/>
          <w:szCs w:val="24"/>
        </w:rPr>
      </w:pPr>
    </w:p>
    <w:p w14:paraId="00000065" w14:textId="77777777" w:rsidR="00476E63" w:rsidRDefault="00476E63">
      <w:pPr>
        <w:rPr>
          <w:rFonts w:ascii="Arial" w:eastAsia="Arial" w:hAnsi="Arial" w:cs="Arial"/>
          <w:sz w:val="24"/>
          <w:szCs w:val="24"/>
        </w:rPr>
      </w:pPr>
    </w:p>
    <w:p w14:paraId="00000066" w14:textId="77777777" w:rsidR="00476E63" w:rsidRDefault="00476E63">
      <w:pPr>
        <w:rPr>
          <w:rFonts w:ascii="Arial" w:eastAsia="Arial" w:hAnsi="Arial" w:cs="Arial"/>
          <w:sz w:val="24"/>
          <w:szCs w:val="24"/>
        </w:rPr>
      </w:pPr>
    </w:p>
    <w:p w14:paraId="00000067" w14:textId="77777777" w:rsidR="00476E63" w:rsidRDefault="00476E63">
      <w:pPr>
        <w:rPr>
          <w:rFonts w:ascii="Arial" w:eastAsia="Arial" w:hAnsi="Arial" w:cs="Arial"/>
          <w:sz w:val="24"/>
          <w:szCs w:val="24"/>
        </w:rPr>
      </w:pPr>
    </w:p>
    <w:p w14:paraId="00000068" w14:textId="77777777" w:rsidR="00476E63" w:rsidRDefault="00476E63">
      <w:pPr>
        <w:rPr>
          <w:rFonts w:ascii="Arial" w:eastAsia="Arial" w:hAnsi="Arial" w:cs="Arial"/>
          <w:sz w:val="24"/>
          <w:szCs w:val="24"/>
        </w:rPr>
      </w:pPr>
    </w:p>
    <w:p w14:paraId="00000069" w14:textId="77777777" w:rsidR="00476E63" w:rsidRDefault="00476E63">
      <w:pPr>
        <w:rPr>
          <w:rFonts w:ascii="Arial" w:eastAsia="Arial" w:hAnsi="Arial" w:cs="Arial"/>
          <w:sz w:val="24"/>
          <w:szCs w:val="24"/>
        </w:rPr>
      </w:pPr>
    </w:p>
    <w:p w14:paraId="0000006A" w14:textId="77777777" w:rsidR="00476E63" w:rsidRDefault="00476E63">
      <w:pPr>
        <w:rPr>
          <w:rFonts w:ascii="Arial" w:eastAsia="Arial" w:hAnsi="Arial" w:cs="Arial"/>
          <w:sz w:val="24"/>
          <w:szCs w:val="24"/>
        </w:rPr>
      </w:pPr>
    </w:p>
    <w:p w14:paraId="0000006B" w14:textId="77777777" w:rsidR="00476E63" w:rsidRDefault="00476E63">
      <w:pPr>
        <w:rPr>
          <w:rFonts w:ascii="Arial" w:eastAsia="Arial" w:hAnsi="Arial" w:cs="Arial"/>
          <w:sz w:val="24"/>
          <w:szCs w:val="24"/>
        </w:rPr>
      </w:pPr>
    </w:p>
    <w:p w14:paraId="0000006C" w14:textId="77777777" w:rsidR="00476E63" w:rsidRDefault="00476E63">
      <w:pPr>
        <w:rPr>
          <w:rFonts w:ascii="Arial" w:eastAsia="Arial" w:hAnsi="Arial" w:cs="Arial"/>
          <w:sz w:val="24"/>
          <w:szCs w:val="24"/>
        </w:rPr>
      </w:pPr>
    </w:p>
    <w:p w14:paraId="0000006D" w14:textId="77777777" w:rsidR="00476E63" w:rsidRDefault="00476E63">
      <w:pPr>
        <w:rPr>
          <w:rFonts w:ascii="Arial" w:eastAsia="Arial" w:hAnsi="Arial" w:cs="Arial"/>
          <w:sz w:val="24"/>
          <w:szCs w:val="24"/>
        </w:rPr>
      </w:pPr>
    </w:p>
    <w:p w14:paraId="0000006E" w14:textId="77777777" w:rsidR="00476E63" w:rsidRDefault="00476E63">
      <w:pPr>
        <w:rPr>
          <w:rFonts w:ascii="Arial" w:eastAsia="Arial" w:hAnsi="Arial" w:cs="Arial"/>
          <w:sz w:val="24"/>
          <w:szCs w:val="24"/>
        </w:rPr>
      </w:pPr>
    </w:p>
    <w:p w14:paraId="0000006F" w14:textId="77777777" w:rsidR="00476E63" w:rsidRDefault="00476E63">
      <w:pPr>
        <w:rPr>
          <w:rFonts w:ascii="Arial" w:eastAsia="Arial" w:hAnsi="Arial" w:cs="Arial"/>
          <w:sz w:val="24"/>
          <w:szCs w:val="24"/>
        </w:rPr>
      </w:pPr>
    </w:p>
    <w:p w14:paraId="00000070" w14:textId="77777777" w:rsidR="00476E63" w:rsidRDefault="00476E63">
      <w:pPr>
        <w:rPr>
          <w:rFonts w:ascii="Arial" w:eastAsia="Arial" w:hAnsi="Arial" w:cs="Arial"/>
          <w:sz w:val="24"/>
          <w:szCs w:val="24"/>
        </w:rPr>
      </w:pPr>
    </w:p>
    <w:p w14:paraId="00000071" w14:textId="77777777" w:rsidR="00476E63" w:rsidRDefault="00476E63">
      <w:pPr>
        <w:rPr>
          <w:rFonts w:ascii="Arial" w:eastAsia="Arial" w:hAnsi="Arial" w:cs="Arial"/>
          <w:sz w:val="24"/>
          <w:szCs w:val="24"/>
        </w:rPr>
      </w:pPr>
    </w:p>
    <w:p w14:paraId="00000072" w14:textId="77777777" w:rsidR="00476E63" w:rsidRDefault="00476E63">
      <w:pPr>
        <w:rPr>
          <w:rFonts w:ascii="Arial" w:eastAsia="Arial" w:hAnsi="Arial" w:cs="Arial"/>
          <w:sz w:val="24"/>
          <w:szCs w:val="24"/>
        </w:rPr>
      </w:pPr>
    </w:p>
    <w:p w14:paraId="00000073" w14:textId="77777777" w:rsidR="00476E63" w:rsidRDefault="00476E63">
      <w:pPr>
        <w:rPr>
          <w:rFonts w:ascii="Arial" w:eastAsia="Arial" w:hAnsi="Arial" w:cs="Arial"/>
          <w:sz w:val="24"/>
          <w:szCs w:val="24"/>
        </w:rPr>
      </w:pPr>
    </w:p>
    <w:p w14:paraId="00000074" w14:textId="77777777" w:rsidR="00476E63" w:rsidRDefault="00476E63">
      <w:pPr>
        <w:rPr>
          <w:rFonts w:ascii="Arial" w:eastAsia="Arial" w:hAnsi="Arial" w:cs="Arial"/>
          <w:sz w:val="24"/>
          <w:szCs w:val="24"/>
        </w:rPr>
      </w:pPr>
    </w:p>
    <w:p w14:paraId="00000075" w14:textId="77777777" w:rsidR="00476E63" w:rsidRDefault="00476E63">
      <w:pPr>
        <w:rPr>
          <w:rFonts w:ascii="Arial" w:eastAsia="Arial" w:hAnsi="Arial" w:cs="Arial"/>
          <w:sz w:val="24"/>
          <w:szCs w:val="24"/>
        </w:rPr>
      </w:pPr>
    </w:p>
    <w:p w14:paraId="00000076" w14:textId="77777777" w:rsidR="00476E63" w:rsidRDefault="00476E63">
      <w:pPr>
        <w:rPr>
          <w:rFonts w:ascii="Arial" w:eastAsia="Arial" w:hAnsi="Arial" w:cs="Arial"/>
          <w:sz w:val="24"/>
          <w:szCs w:val="24"/>
        </w:rPr>
      </w:pPr>
    </w:p>
    <w:p w14:paraId="00000077" w14:textId="77777777" w:rsidR="00476E63" w:rsidRDefault="00476E63">
      <w:pPr>
        <w:rPr>
          <w:rFonts w:ascii="Arial" w:eastAsia="Arial" w:hAnsi="Arial" w:cs="Arial"/>
          <w:sz w:val="24"/>
          <w:szCs w:val="24"/>
        </w:rPr>
      </w:pPr>
    </w:p>
    <w:p w14:paraId="00000078" w14:textId="77777777" w:rsidR="00476E63" w:rsidRDefault="00476E63">
      <w:pPr>
        <w:rPr>
          <w:rFonts w:ascii="Arial" w:eastAsia="Arial" w:hAnsi="Arial" w:cs="Arial"/>
          <w:sz w:val="24"/>
          <w:szCs w:val="24"/>
        </w:rPr>
      </w:pPr>
    </w:p>
    <w:p w14:paraId="00000079" w14:textId="77777777" w:rsidR="00476E63" w:rsidRDefault="00476E63">
      <w:pPr>
        <w:rPr>
          <w:rFonts w:ascii="Arial" w:eastAsia="Arial" w:hAnsi="Arial" w:cs="Arial"/>
          <w:sz w:val="24"/>
          <w:szCs w:val="24"/>
        </w:rPr>
      </w:pPr>
    </w:p>
    <w:p w14:paraId="0000007A" w14:textId="77777777" w:rsidR="00476E63" w:rsidRDefault="00476E63">
      <w:pPr>
        <w:rPr>
          <w:rFonts w:ascii="Arial" w:eastAsia="Arial" w:hAnsi="Arial" w:cs="Arial"/>
          <w:sz w:val="24"/>
          <w:szCs w:val="24"/>
        </w:rPr>
      </w:pPr>
    </w:p>
    <w:p w14:paraId="0000007B" w14:textId="77777777" w:rsidR="00476E63" w:rsidRDefault="00476E63">
      <w:pPr>
        <w:rPr>
          <w:rFonts w:ascii="Arial" w:eastAsia="Arial" w:hAnsi="Arial" w:cs="Arial"/>
          <w:sz w:val="24"/>
          <w:szCs w:val="24"/>
        </w:rPr>
      </w:pPr>
    </w:p>
    <w:p w14:paraId="0000007C" w14:textId="77777777" w:rsidR="00476E63" w:rsidRDefault="00476E63">
      <w:pPr>
        <w:rPr>
          <w:rFonts w:ascii="Arial" w:eastAsia="Arial" w:hAnsi="Arial" w:cs="Arial"/>
          <w:sz w:val="24"/>
          <w:szCs w:val="24"/>
        </w:rPr>
      </w:pPr>
    </w:p>
    <w:p w14:paraId="0000007D" w14:textId="77777777" w:rsidR="00476E63" w:rsidRDefault="00476E63">
      <w:pPr>
        <w:rPr>
          <w:rFonts w:ascii="Arial" w:eastAsia="Arial" w:hAnsi="Arial" w:cs="Arial"/>
          <w:sz w:val="24"/>
          <w:szCs w:val="24"/>
        </w:rPr>
      </w:pPr>
    </w:p>
    <w:p w14:paraId="0000007E" w14:textId="77777777" w:rsidR="00476E63" w:rsidRDefault="00476E63">
      <w:pPr>
        <w:rPr>
          <w:rFonts w:ascii="Arial" w:eastAsia="Arial" w:hAnsi="Arial" w:cs="Arial"/>
          <w:sz w:val="24"/>
          <w:szCs w:val="24"/>
        </w:rPr>
      </w:pPr>
    </w:p>
    <w:p w14:paraId="0000007F" w14:textId="77777777" w:rsidR="00476E63" w:rsidRDefault="00476E63">
      <w:pPr>
        <w:rPr>
          <w:rFonts w:ascii="Arial" w:eastAsia="Arial" w:hAnsi="Arial" w:cs="Arial"/>
          <w:sz w:val="24"/>
          <w:szCs w:val="24"/>
        </w:rPr>
      </w:pPr>
    </w:p>
    <w:p w14:paraId="00000080" w14:textId="77777777" w:rsidR="00476E63" w:rsidRDefault="00476E63">
      <w:pPr>
        <w:rPr>
          <w:rFonts w:ascii="Arial" w:eastAsia="Arial" w:hAnsi="Arial" w:cs="Arial"/>
          <w:sz w:val="24"/>
          <w:szCs w:val="24"/>
        </w:rPr>
      </w:pPr>
    </w:p>
    <w:p w14:paraId="00000081" w14:textId="77777777" w:rsidR="00476E63" w:rsidRDefault="00476E63">
      <w:pPr>
        <w:rPr>
          <w:rFonts w:ascii="Arial" w:eastAsia="Arial" w:hAnsi="Arial" w:cs="Arial"/>
          <w:sz w:val="24"/>
          <w:szCs w:val="24"/>
        </w:rPr>
      </w:pPr>
    </w:p>
    <w:p w14:paraId="00000082" w14:textId="77777777" w:rsidR="00476E63" w:rsidRDefault="00476E63">
      <w:pPr>
        <w:rPr>
          <w:rFonts w:ascii="Arial" w:eastAsia="Arial" w:hAnsi="Arial" w:cs="Arial"/>
          <w:sz w:val="24"/>
          <w:szCs w:val="24"/>
        </w:rPr>
      </w:pPr>
    </w:p>
    <w:p w14:paraId="00000083" w14:textId="77777777" w:rsidR="00476E63" w:rsidRDefault="00476E63">
      <w:pPr>
        <w:rPr>
          <w:rFonts w:ascii="Arial" w:eastAsia="Arial" w:hAnsi="Arial" w:cs="Arial"/>
          <w:sz w:val="24"/>
          <w:szCs w:val="24"/>
        </w:rPr>
      </w:pPr>
    </w:p>
    <w:p w14:paraId="00000084" w14:textId="77777777" w:rsidR="00476E63" w:rsidRDefault="00476E63">
      <w:pPr>
        <w:rPr>
          <w:rFonts w:ascii="Arial" w:eastAsia="Arial" w:hAnsi="Arial" w:cs="Arial"/>
          <w:sz w:val="24"/>
          <w:szCs w:val="24"/>
        </w:rPr>
      </w:pPr>
    </w:p>
    <w:p w14:paraId="00000085" w14:textId="77777777" w:rsidR="00476E63" w:rsidRDefault="00476E63">
      <w:pPr>
        <w:rPr>
          <w:rFonts w:ascii="Arial" w:eastAsia="Arial" w:hAnsi="Arial" w:cs="Arial"/>
          <w:sz w:val="24"/>
          <w:szCs w:val="24"/>
        </w:rPr>
      </w:pPr>
    </w:p>
    <w:p w14:paraId="00000086" w14:textId="77777777" w:rsidR="00476E63" w:rsidRDefault="00476E63">
      <w:pPr>
        <w:rPr>
          <w:rFonts w:ascii="Arial" w:eastAsia="Arial" w:hAnsi="Arial" w:cs="Arial"/>
          <w:sz w:val="24"/>
          <w:szCs w:val="24"/>
        </w:rPr>
      </w:pPr>
    </w:p>
    <w:p w14:paraId="00000087" w14:textId="77777777" w:rsidR="00476E63" w:rsidRDefault="00476E63">
      <w:pPr>
        <w:rPr>
          <w:rFonts w:ascii="Arial" w:eastAsia="Arial" w:hAnsi="Arial" w:cs="Arial"/>
          <w:sz w:val="24"/>
          <w:szCs w:val="24"/>
        </w:rPr>
      </w:pPr>
    </w:p>
    <w:p w14:paraId="00000088" w14:textId="77777777" w:rsidR="00476E63" w:rsidRDefault="00476E63">
      <w:pPr>
        <w:rPr>
          <w:rFonts w:ascii="Arial" w:eastAsia="Arial" w:hAnsi="Arial" w:cs="Arial"/>
          <w:sz w:val="24"/>
          <w:szCs w:val="24"/>
        </w:rPr>
      </w:pPr>
    </w:p>
    <w:p w14:paraId="00000089" w14:textId="77777777" w:rsidR="00476E63" w:rsidRDefault="00476E63">
      <w:pPr>
        <w:rPr>
          <w:rFonts w:ascii="Arial" w:eastAsia="Arial" w:hAnsi="Arial" w:cs="Arial"/>
          <w:sz w:val="24"/>
          <w:szCs w:val="24"/>
        </w:rPr>
      </w:pPr>
    </w:p>
    <w:p w14:paraId="0000008A" w14:textId="77777777" w:rsidR="00476E63" w:rsidRDefault="00476E63">
      <w:pPr>
        <w:rPr>
          <w:rFonts w:ascii="Arial" w:eastAsia="Arial" w:hAnsi="Arial" w:cs="Arial"/>
          <w:sz w:val="24"/>
          <w:szCs w:val="24"/>
        </w:rPr>
        <w:sectPr w:rsidR="00476E63">
          <w:pgSz w:w="12240" w:h="15840"/>
          <w:pgMar w:top="2088" w:right="1440" w:bottom="1656" w:left="1800" w:header="0" w:footer="720" w:gutter="0"/>
          <w:cols w:space="720"/>
        </w:sectPr>
      </w:pPr>
    </w:p>
    <w:p w14:paraId="0000008B" w14:textId="77777777" w:rsidR="00476E63" w:rsidRDefault="00A551B5">
      <w:pPr>
        <w:jc w:val="center"/>
        <w:rPr>
          <w:rFonts w:ascii="Arial" w:eastAsia="Arial" w:hAnsi="Arial" w:cs="Arial"/>
          <w:b/>
          <w:sz w:val="32"/>
          <w:szCs w:val="32"/>
        </w:rPr>
      </w:pPr>
      <w:r>
        <w:rPr>
          <w:rFonts w:ascii="Arial" w:eastAsia="Arial" w:hAnsi="Arial" w:cs="Arial"/>
          <w:b/>
          <w:sz w:val="32"/>
          <w:szCs w:val="32"/>
        </w:rPr>
        <w:lastRenderedPageBreak/>
        <w:t>LIST OF TABLES</w:t>
      </w:r>
    </w:p>
    <w:p w14:paraId="0000008C" w14:textId="77777777" w:rsidR="00476E63" w:rsidRDefault="00476E63">
      <w:pPr>
        <w:rPr>
          <w:rFonts w:ascii="Arial" w:eastAsia="Arial" w:hAnsi="Arial" w:cs="Arial"/>
          <w:sz w:val="24"/>
          <w:szCs w:val="24"/>
        </w:rPr>
      </w:pPr>
    </w:p>
    <w:p w14:paraId="0000008D" w14:textId="77777777" w:rsidR="00476E63" w:rsidRDefault="00A551B5">
      <w:pPr>
        <w:spacing w:line="480" w:lineRule="auto"/>
        <w:rPr>
          <w:rFonts w:ascii="Arial" w:eastAsia="Arial" w:hAnsi="Arial" w:cs="Arial"/>
          <w:sz w:val="24"/>
          <w:szCs w:val="24"/>
        </w:rPr>
      </w:pPr>
      <w:bookmarkStart w:id="5" w:name="_heading=h.hqys69wo1ps1" w:colFirst="0" w:colLast="0"/>
      <w:bookmarkEnd w:id="5"/>
      <w:r>
        <w:rPr>
          <w:rFonts w:ascii="Arial" w:eastAsia="Arial" w:hAnsi="Arial" w:cs="Arial"/>
          <w:sz w:val="24"/>
          <w:szCs w:val="24"/>
        </w:rPr>
        <w:t>Table 3.1: Concept scoring matrix</w:t>
      </w:r>
      <w:r>
        <w:rPr>
          <w:rFonts w:ascii="Arial" w:eastAsia="Arial" w:hAnsi="Arial" w:cs="Arial"/>
        </w:rPr>
        <w:tab/>
        <w:t>…………………………………………………………...</w:t>
      </w:r>
      <w:r>
        <w:rPr>
          <w:rFonts w:ascii="Arial" w:eastAsia="Arial" w:hAnsi="Arial" w:cs="Arial"/>
          <w:sz w:val="24"/>
          <w:szCs w:val="24"/>
        </w:rPr>
        <w:tab/>
        <w:t>31</w:t>
      </w:r>
    </w:p>
    <w:p w14:paraId="0000008E" w14:textId="77777777" w:rsidR="00476E63" w:rsidRDefault="00A551B5">
      <w:pPr>
        <w:spacing w:line="480" w:lineRule="auto"/>
        <w:rPr>
          <w:rFonts w:ascii="Arial" w:eastAsia="Arial" w:hAnsi="Arial" w:cs="Arial"/>
          <w:sz w:val="24"/>
          <w:szCs w:val="24"/>
        </w:rPr>
      </w:pPr>
      <w:r>
        <w:rPr>
          <w:rFonts w:ascii="Arial" w:eastAsia="Arial" w:hAnsi="Arial" w:cs="Arial"/>
          <w:sz w:val="24"/>
          <w:szCs w:val="24"/>
        </w:rPr>
        <w:t>Table 3.2: List of materials used for the prototype……………………………………</w:t>
      </w:r>
      <w:r>
        <w:rPr>
          <w:rFonts w:ascii="Arial" w:eastAsia="Arial" w:hAnsi="Arial" w:cs="Arial"/>
        </w:rPr>
        <w:tab/>
      </w:r>
      <w:r>
        <w:rPr>
          <w:rFonts w:ascii="Arial" w:eastAsia="Arial" w:hAnsi="Arial" w:cs="Arial"/>
          <w:sz w:val="24"/>
          <w:szCs w:val="24"/>
        </w:rPr>
        <w:t>35</w:t>
      </w:r>
    </w:p>
    <w:p w14:paraId="0000008F" w14:textId="77777777" w:rsidR="00476E63" w:rsidRDefault="00A551B5">
      <w:pPr>
        <w:spacing w:line="480" w:lineRule="auto"/>
        <w:rPr>
          <w:rFonts w:ascii="Arial" w:eastAsia="Arial" w:hAnsi="Arial" w:cs="Arial"/>
          <w:sz w:val="24"/>
          <w:szCs w:val="24"/>
        </w:rPr>
      </w:pPr>
      <w:r>
        <w:rPr>
          <w:rFonts w:ascii="Arial" w:eastAsia="Arial" w:hAnsi="Arial" w:cs="Arial"/>
          <w:sz w:val="24"/>
          <w:szCs w:val="24"/>
        </w:rPr>
        <w:t>Table 3.3: Bill of materials.……………………………………………………………….38</w:t>
      </w:r>
    </w:p>
    <w:p w14:paraId="00000090" w14:textId="77777777" w:rsidR="00476E63" w:rsidRDefault="00A551B5">
      <w:pPr>
        <w:spacing w:line="480" w:lineRule="auto"/>
        <w:rPr>
          <w:rFonts w:ascii="Arial" w:eastAsia="Arial" w:hAnsi="Arial" w:cs="Arial"/>
          <w:sz w:val="24"/>
          <w:szCs w:val="24"/>
        </w:rPr>
      </w:pPr>
      <w:r>
        <w:rPr>
          <w:rFonts w:ascii="Arial" w:eastAsia="Arial" w:hAnsi="Arial" w:cs="Arial"/>
          <w:sz w:val="24"/>
          <w:szCs w:val="24"/>
        </w:rPr>
        <w:t>Table 3.4: Criteria for product evaluation………………………………………………</w:t>
      </w:r>
      <w:r>
        <w:rPr>
          <w:rFonts w:ascii="Arial" w:eastAsia="Arial" w:hAnsi="Arial" w:cs="Arial"/>
        </w:rPr>
        <w:tab/>
      </w:r>
      <w:r>
        <w:rPr>
          <w:rFonts w:ascii="Arial" w:eastAsia="Arial" w:hAnsi="Arial" w:cs="Arial"/>
          <w:sz w:val="24"/>
          <w:szCs w:val="24"/>
        </w:rPr>
        <w:t>40</w:t>
      </w:r>
    </w:p>
    <w:p w14:paraId="00000091" w14:textId="77777777" w:rsidR="00476E63" w:rsidRDefault="00A551B5">
      <w:pPr>
        <w:spacing w:line="480" w:lineRule="auto"/>
        <w:rPr>
          <w:rFonts w:ascii="Arial" w:eastAsia="Arial" w:hAnsi="Arial" w:cs="Arial"/>
          <w:sz w:val="24"/>
          <w:szCs w:val="24"/>
        </w:rPr>
      </w:pPr>
      <w:r>
        <w:rPr>
          <w:rFonts w:ascii="Arial" w:eastAsia="Arial" w:hAnsi="Arial" w:cs="Arial"/>
          <w:sz w:val="24"/>
          <w:szCs w:val="24"/>
        </w:rPr>
        <w:t>Table 3.5: The Likert scale ………………………………………………………………48</w:t>
      </w:r>
    </w:p>
    <w:p w14:paraId="00000092" w14:textId="77777777" w:rsidR="00476E63" w:rsidRDefault="00476E63">
      <w:pPr>
        <w:rPr>
          <w:rFonts w:ascii="Arial" w:eastAsia="Arial" w:hAnsi="Arial" w:cs="Arial"/>
          <w:sz w:val="24"/>
          <w:szCs w:val="24"/>
        </w:rPr>
      </w:pPr>
    </w:p>
    <w:p w14:paraId="00000093" w14:textId="77777777" w:rsidR="00476E63" w:rsidRDefault="00476E63">
      <w:pPr>
        <w:rPr>
          <w:rFonts w:ascii="Arial" w:eastAsia="Arial" w:hAnsi="Arial" w:cs="Arial"/>
          <w:sz w:val="24"/>
          <w:szCs w:val="24"/>
        </w:rPr>
      </w:pPr>
    </w:p>
    <w:p w14:paraId="00000094" w14:textId="77777777" w:rsidR="00476E63" w:rsidRDefault="00476E63">
      <w:pPr>
        <w:rPr>
          <w:rFonts w:ascii="Arial" w:eastAsia="Arial" w:hAnsi="Arial" w:cs="Arial"/>
          <w:sz w:val="24"/>
          <w:szCs w:val="24"/>
        </w:rPr>
      </w:pPr>
    </w:p>
    <w:p w14:paraId="00000095" w14:textId="77777777" w:rsidR="00476E63" w:rsidRDefault="00476E63">
      <w:pPr>
        <w:rPr>
          <w:rFonts w:ascii="Arial" w:eastAsia="Arial" w:hAnsi="Arial" w:cs="Arial"/>
          <w:sz w:val="24"/>
          <w:szCs w:val="24"/>
        </w:rPr>
      </w:pPr>
    </w:p>
    <w:p w14:paraId="00000096" w14:textId="77777777" w:rsidR="00476E63" w:rsidRDefault="00476E63">
      <w:pPr>
        <w:rPr>
          <w:rFonts w:ascii="Arial" w:eastAsia="Arial" w:hAnsi="Arial" w:cs="Arial"/>
          <w:sz w:val="24"/>
          <w:szCs w:val="24"/>
        </w:rPr>
      </w:pPr>
    </w:p>
    <w:p w14:paraId="00000097" w14:textId="77777777" w:rsidR="00476E63" w:rsidRDefault="00476E63">
      <w:pPr>
        <w:rPr>
          <w:rFonts w:ascii="Arial" w:eastAsia="Arial" w:hAnsi="Arial" w:cs="Arial"/>
          <w:sz w:val="24"/>
          <w:szCs w:val="24"/>
        </w:rPr>
      </w:pPr>
    </w:p>
    <w:p w14:paraId="00000098" w14:textId="77777777" w:rsidR="00476E63" w:rsidRDefault="00476E63">
      <w:pPr>
        <w:rPr>
          <w:rFonts w:ascii="Arial" w:eastAsia="Arial" w:hAnsi="Arial" w:cs="Arial"/>
          <w:sz w:val="24"/>
          <w:szCs w:val="24"/>
        </w:rPr>
      </w:pPr>
    </w:p>
    <w:p w14:paraId="00000099" w14:textId="77777777" w:rsidR="00476E63" w:rsidRDefault="00476E63">
      <w:pPr>
        <w:rPr>
          <w:rFonts w:ascii="Arial" w:eastAsia="Arial" w:hAnsi="Arial" w:cs="Arial"/>
          <w:sz w:val="24"/>
          <w:szCs w:val="24"/>
        </w:rPr>
      </w:pPr>
    </w:p>
    <w:p w14:paraId="0000009A" w14:textId="77777777" w:rsidR="00476E63" w:rsidRDefault="00476E63">
      <w:pPr>
        <w:rPr>
          <w:rFonts w:ascii="Arial" w:eastAsia="Arial" w:hAnsi="Arial" w:cs="Arial"/>
          <w:sz w:val="24"/>
          <w:szCs w:val="24"/>
        </w:rPr>
      </w:pPr>
    </w:p>
    <w:p w14:paraId="0000009B" w14:textId="77777777" w:rsidR="00476E63" w:rsidRDefault="00476E63">
      <w:pPr>
        <w:rPr>
          <w:rFonts w:ascii="Arial" w:eastAsia="Arial" w:hAnsi="Arial" w:cs="Arial"/>
          <w:sz w:val="24"/>
          <w:szCs w:val="24"/>
        </w:rPr>
      </w:pPr>
    </w:p>
    <w:p w14:paraId="0000009C" w14:textId="77777777" w:rsidR="00476E63" w:rsidRDefault="00476E63">
      <w:pPr>
        <w:rPr>
          <w:rFonts w:ascii="Arial" w:eastAsia="Arial" w:hAnsi="Arial" w:cs="Arial"/>
          <w:sz w:val="24"/>
          <w:szCs w:val="24"/>
        </w:rPr>
      </w:pPr>
    </w:p>
    <w:p w14:paraId="0000009D" w14:textId="77777777" w:rsidR="00476E63" w:rsidRDefault="00476E63">
      <w:pPr>
        <w:rPr>
          <w:rFonts w:ascii="Arial" w:eastAsia="Arial" w:hAnsi="Arial" w:cs="Arial"/>
          <w:sz w:val="24"/>
          <w:szCs w:val="24"/>
        </w:rPr>
      </w:pPr>
    </w:p>
    <w:p w14:paraId="0000009E" w14:textId="77777777" w:rsidR="00476E63" w:rsidRDefault="00476E63">
      <w:pPr>
        <w:rPr>
          <w:rFonts w:ascii="Arial" w:eastAsia="Arial" w:hAnsi="Arial" w:cs="Arial"/>
          <w:sz w:val="24"/>
          <w:szCs w:val="24"/>
        </w:rPr>
      </w:pPr>
    </w:p>
    <w:p w14:paraId="0000009F" w14:textId="77777777" w:rsidR="00476E63" w:rsidRDefault="00476E63">
      <w:pPr>
        <w:rPr>
          <w:rFonts w:ascii="Arial" w:eastAsia="Arial" w:hAnsi="Arial" w:cs="Arial"/>
          <w:sz w:val="24"/>
          <w:szCs w:val="24"/>
        </w:rPr>
      </w:pPr>
    </w:p>
    <w:p w14:paraId="000000A0" w14:textId="77777777" w:rsidR="00476E63" w:rsidRDefault="00476E63">
      <w:pPr>
        <w:rPr>
          <w:rFonts w:ascii="Arial" w:eastAsia="Arial" w:hAnsi="Arial" w:cs="Arial"/>
          <w:sz w:val="24"/>
          <w:szCs w:val="24"/>
        </w:rPr>
      </w:pPr>
    </w:p>
    <w:p w14:paraId="000000A1" w14:textId="77777777" w:rsidR="00476E63" w:rsidRDefault="00476E63">
      <w:pPr>
        <w:rPr>
          <w:rFonts w:ascii="Arial" w:eastAsia="Arial" w:hAnsi="Arial" w:cs="Arial"/>
          <w:sz w:val="24"/>
          <w:szCs w:val="24"/>
        </w:rPr>
      </w:pPr>
    </w:p>
    <w:p w14:paraId="000000A2" w14:textId="77777777" w:rsidR="00476E63" w:rsidRDefault="00476E63">
      <w:pPr>
        <w:rPr>
          <w:rFonts w:ascii="Arial" w:eastAsia="Arial" w:hAnsi="Arial" w:cs="Arial"/>
          <w:sz w:val="24"/>
          <w:szCs w:val="24"/>
        </w:rPr>
      </w:pPr>
    </w:p>
    <w:p w14:paraId="000000A3" w14:textId="77777777" w:rsidR="00476E63" w:rsidRDefault="00476E63">
      <w:pPr>
        <w:rPr>
          <w:rFonts w:ascii="Arial" w:eastAsia="Arial" w:hAnsi="Arial" w:cs="Arial"/>
          <w:sz w:val="24"/>
          <w:szCs w:val="24"/>
        </w:rPr>
      </w:pPr>
    </w:p>
    <w:p w14:paraId="000000A4" w14:textId="77777777" w:rsidR="00476E63" w:rsidRDefault="00476E63">
      <w:pPr>
        <w:rPr>
          <w:rFonts w:ascii="Arial" w:eastAsia="Arial" w:hAnsi="Arial" w:cs="Arial"/>
          <w:sz w:val="24"/>
          <w:szCs w:val="24"/>
        </w:rPr>
      </w:pPr>
    </w:p>
    <w:p w14:paraId="000000A5" w14:textId="77777777" w:rsidR="00476E63" w:rsidRDefault="00476E63">
      <w:pPr>
        <w:rPr>
          <w:rFonts w:ascii="Arial" w:eastAsia="Arial" w:hAnsi="Arial" w:cs="Arial"/>
          <w:sz w:val="24"/>
          <w:szCs w:val="24"/>
        </w:rPr>
      </w:pPr>
    </w:p>
    <w:p w14:paraId="000000A6" w14:textId="77777777" w:rsidR="00476E63" w:rsidRDefault="00476E63">
      <w:pPr>
        <w:rPr>
          <w:rFonts w:ascii="Arial" w:eastAsia="Arial" w:hAnsi="Arial" w:cs="Arial"/>
          <w:sz w:val="24"/>
          <w:szCs w:val="24"/>
        </w:rPr>
      </w:pPr>
    </w:p>
    <w:p w14:paraId="000000A7" w14:textId="77777777" w:rsidR="00476E63" w:rsidRDefault="00476E63">
      <w:pPr>
        <w:rPr>
          <w:rFonts w:ascii="Arial" w:eastAsia="Arial" w:hAnsi="Arial" w:cs="Arial"/>
          <w:sz w:val="24"/>
          <w:szCs w:val="24"/>
        </w:rPr>
      </w:pPr>
    </w:p>
    <w:p w14:paraId="000000A8" w14:textId="77777777" w:rsidR="00476E63" w:rsidRDefault="00476E63">
      <w:pPr>
        <w:rPr>
          <w:rFonts w:ascii="Arial" w:eastAsia="Arial" w:hAnsi="Arial" w:cs="Arial"/>
          <w:sz w:val="24"/>
          <w:szCs w:val="24"/>
        </w:rPr>
      </w:pPr>
    </w:p>
    <w:p w14:paraId="000000A9" w14:textId="77777777" w:rsidR="00476E63" w:rsidRDefault="00476E63">
      <w:pPr>
        <w:rPr>
          <w:rFonts w:ascii="Arial" w:eastAsia="Arial" w:hAnsi="Arial" w:cs="Arial"/>
          <w:sz w:val="24"/>
          <w:szCs w:val="24"/>
        </w:rPr>
      </w:pPr>
    </w:p>
    <w:p w14:paraId="000000AA" w14:textId="77777777" w:rsidR="00476E63" w:rsidRDefault="00476E63">
      <w:pPr>
        <w:rPr>
          <w:rFonts w:ascii="Arial" w:eastAsia="Arial" w:hAnsi="Arial" w:cs="Arial"/>
          <w:sz w:val="24"/>
          <w:szCs w:val="24"/>
        </w:rPr>
      </w:pPr>
    </w:p>
    <w:p w14:paraId="000000AB" w14:textId="77777777" w:rsidR="00476E63" w:rsidRDefault="00476E63">
      <w:pPr>
        <w:rPr>
          <w:rFonts w:ascii="Arial" w:eastAsia="Arial" w:hAnsi="Arial" w:cs="Arial"/>
          <w:sz w:val="24"/>
          <w:szCs w:val="24"/>
        </w:rPr>
      </w:pPr>
    </w:p>
    <w:p w14:paraId="000000AC" w14:textId="77777777" w:rsidR="00476E63" w:rsidRDefault="00476E63">
      <w:pPr>
        <w:rPr>
          <w:rFonts w:ascii="Arial" w:eastAsia="Arial" w:hAnsi="Arial" w:cs="Arial"/>
          <w:sz w:val="24"/>
          <w:szCs w:val="24"/>
        </w:rPr>
      </w:pPr>
    </w:p>
    <w:p w14:paraId="000000AD" w14:textId="77777777" w:rsidR="00476E63" w:rsidRDefault="00476E63">
      <w:pPr>
        <w:rPr>
          <w:rFonts w:ascii="Arial" w:eastAsia="Arial" w:hAnsi="Arial" w:cs="Arial"/>
          <w:sz w:val="24"/>
          <w:szCs w:val="24"/>
        </w:rPr>
      </w:pPr>
    </w:p>
    <w:p w14:paraId="000000AE" w14:textId="77777777" w:rsidR="00476E63" w:rsidRDefault="00476E63">
      <w:pPr>
        <w:rPr>
          <w:rFonts w:ascii="Arial" w:eastAsia="Arial" w:hAnsi="Arial" w:cs="Arial"/>
          <w:sz w:val="24"/>
          <w:szCs w:val="24"/>
        </w:rPr>
        <w:sectPr w:rsidR="00476E63">
          <w:pgSz w:w="12240" w:h="15840"/>
          <w:pgMar w:top="2088" w:right="1440" w:bottom="1656" w:left="1800" w:header="0" w:footer="720" w:gutter="0"/>
          <w:cols w:space="720"/>
        </w:sectPr>
      </w:pPr>
    </w:p>
    <w:p w14:paraId="000000AF" w14:textId="77777777" w:rsidR="00476E63" w:rsidRDefault="00A551B5">
      <w:pPr>
        <w:jc w:val="center"/>
        <w:rPr>
          <w:rFonts w:ascii="Arial" w:eastAsia="Arial" w:hAnsi="Arial" w:cs="Arial"/>
          <w:sz w:val="24"/>
          <w:szCs w:val="24"/>
        </w:rPr>
      </w:pPr>
      <w:r>
        <w:rPr>
          <w:rFonts w:ascii="Arial" w:eastAsia="Arial" w:hAnsi="Arial" w:cs="Arial"/>
          <w:b/>
          <w:sz w:val="32"/>
          <w:szCs w:val="32"/>
        </w:rPr>
        <w:lastRenderedPageBreak/>
        <w:t>LIST OF FIGURES</w:t>
      </w:r>
    </w:p>
    <w:p w14:paraId="000000B0" w14:textId="77777777" w:rsidR="00476E63" w:rsidRDefault="00476E63">
      <w:pPr>
        <w:rPr>
          <w:rFonts w:ascii="Arial" w:eastAsia="Arial" w:hAnsi="Arial" w:cs="Arial"/>
          <w:sz w:val="24"/>
          <w:szCs w:val="24"/>
        </w:rPr>
      </w:pPr>
    </w:p>
    <w:p w14:paraId="000000B1" w14:textId="77777777" w:rsidR="00476E63" w:rsidRDefault="00A551B5">
      <w:pPr>
        <w:spacing w:line="480" w:lineRule="auto"/>
        <w:rPr>
          <w:rFonts w:ascii="Arial" w:eastAsia="Arial" w:hAnsi="Arial" w:cs="Arial"/>
          <w:sz w:val="24"/>
          <w:szCs w:val="24"/>
        </w:rPr>
      </w:pPr>
      <w:r>
        <w:rPr>
          <w:rFonts w:ascii="Arial" w:eastAsia="Arial" w:hAnsi="Arial" w:cs="Arial"/>
          <w:sz w:val="24"/>
          <w:szCs w:val="24"/>
        </w:rPr>
        <w:t>Figure 1.1 Conceptual Framework of the Study………………………………………</w:t>
      </w:r>
      <w:r>
        <w:rPr>
          <w:rFonts w:ascii="Arial" w:eastAsia="Arial" w:hAnsi="Arial" w:cs="Arial"/>
        </w:rPr>
        <w:tab/>
      </w:r>
      <w:r>
        <w:rPr>
          <w:rFonts w:ascii="Arial" w:eastAsia="Arial" w:hAnsi="Arial" w:cs="Arial"/>
          <w:sz w:val="24"/>
          <w:szCs w:val="24"/>
        </w:rPr>
        <w:t>1</w:t>
      </w:r>
    </w:p>
    <w:p w14:paraId="000000B2" w14:textId="77777777" w:rsidR="00476E63" w:rsidRDefault="00A551B5">
      <w:pPr>
        <w:spacing w:line="480" w:lineRule="auto"/>
        <w:rPr>
          <w:rFonts w:ascii="Arial" w:eastAsia="Arial" w:hAnsi="Arial" w:cs="Arial"/>
          <w:sz w:val="24"/>
          <w:szCs w:val="24"/>
        </w:rPr>
      </w:pPr>
      <w:r>
        <w:rPr>
          <w:rFonts w:ascii="Arial" w:eastAsia="Arial" w:hAnsi="Arial" w:cs="Arial"/>
          <w:sz w:val="24"/>
          <w:szCs w:val="24"/>
        </w:rPr>
        <w:t>Figure 3.1 Concept 1 Hand Sketch……………</w:t>
      </w:r>
      <w:proofErr w:type="gramStart"/>
      <w:r>
        <w:rPr>
          <w:rFonts w:ascii="Arial" w:eastAsia="Arial" w:hAnsi="Arial" w:cs="Arial"/>
          <w:sz w:val="24"/>
          <w:szCs w:val="24"/>
        </w:rPr>
        <w:t>…..</w:t>
      </w:r>
      <w:proofErr w:type="gramEnd"/>
      <w:r>
        <w:rPr>
          <w:rFonts w:ascii="Arial" w:eastAsia="Arial" w:hAnsi="Arial" w:cs="Arial"/>
          <w:sz w:val="24"/>
          <w:szCs w:val="24"/>
        </w:rPr>
        <w:t>……………………………………</w:t>
      </w:r>
      <w:r>
        <w:rPr>
          <w:rFonts w:ascii="Arial" w:eastAsia="Arial" w:hAnsi="Arial" w:cs="Arial"/>
        </w:rPr>
        <w:tab/>
      </w:r>
      <w:r>
        <w:rPr>
          <w:rFonts w:ascii="Arial" w:eastAsia="Arial" w:hAnsi="Arial" w:cs="Arial"/>
          <w:sz w:val="24"/>
          <w:szCs w:val="24"/>
        </w:rPr>
        <w:t>27</w:t>
      </w:r>
    </w:p>
    <w:p w14:paraId="000000B3" w14:textId="77777777" w:rsidR="00476E63" w:rsidRDefault="00A551B5">
      <w:pPr>
        <w:spacing w:line="480" w:lineRule="auto"/>
        <w:rPr>
          <w:rFonts w:ascii="Arial" w:eastAsia="Arial" w:hAnsi="Arial" w:cs="Arial"/>
          <w:sz w:val="24"/>
          <w:szCs w:val="24"/>
        </w:rPr>
      </w:pPr>
      <w:r>
        <w:rPr>
          <w:rFonts w:ascii="Arial" w:eastAsia="Arial" w:hAnsi="Arial" w:cs="Arial"/>
          <w:sz w:val="24"/>
          <w:szCs w:val="24"/>
        </w:rPr>
        <w:t>Figure 3.2 Concept 1 Hand Sketch……………</w:t>
      </w:r>
      <w:proofErr w:type="gramStart"/>
      <w:r>
        <w:rPr>
          <w:rFonts w:ascii="Arial" w:eastAsia="Arial" w:hAnsi="Arial" w:cs="Arial"/>
          <w:sz w:val="24"/>
          <w:szCs w:val="24"/>
        </w:rPr>
        <w:t>…..</w:t>
      </w:r>
      <w:proofErr w:type="gramEnd"/>
      <w:r>
        <w:rPr>
          <w:rFonts w:ascii="Arial" w:eastAsia="Arial" w:hAnsi="Arial" w:cs="Arial"/>
          <w:sz w:val="24"/>
          <w:szCs w:val="24"/>
        </w:rPr>
        <w:t>……………………………………</w:t>
      </w:r>
      <w:r>
        <w:rPr>
          <w:rFonts w:ascii="Arial" w:eastAsia="Arial" w:hAnsi="Arial" w:cs="Arial"/>
        </w:rPr>
        <w:tab/>
      </w:r>
      <w:r>
        <w:rPr>
          <w:rFonts w:ascii="Arial" w:eastAsia="Arial" w:hAnsi="Arial" w:cs="Arial"/>
          <w:sz w:val="24"/>
          <w:szCs w:val="24"/>
        </w:rPr>
        <w:t>28</w:t>
      </w:r>
    </w:p>
    <w:p w14:paraId="000000B4" w14:textId="77777777" w:rsidR="00476E63" w:rsidRDefault="00A551B5">
      <w:pPr>
        <w:spacing w:line="480" w:lineRule="auto"/>
        <w:rPr>
          <w:rFonts w:ascii="Arial" w:eastAsia="Arial" w:hAnsi="Arial" w:cs="Arial"/>
          <w:sz w:val="24"/>
          <w:szCs w:val="24"/>
        </w:rPr>
      </w:pPr>
      <w:r>
        <w:rPr>
          <w:rFonts w:ascii="Arial" w:eastAsia="Arial" w:hAnsi="Arial" w:cs="Arial"/>
          <w:sz w:val="24"/>
          <w:szCs w:val="24"/>
        </w:rPr>
        <w:t>Figure 3.3 Concept 1 Hand Sketch……………</w:t>
      </w:r>
      <w:proofErr w:type="gramStart"/>
      <w:r>
        <w:rPr>
          <w:rFonts w:ascii="Arial" w:eastAsia="Arial" w:hAnsi="Arial" w:cs="Arial"/>
          <w:sz w:val="24"/>
          <w:szCs w:val="24"/>
        </w:rPr>
        <w:t>…..</w:t>
      </w:r>
      <w:proofErr w:type="gramEnd"/>
      <w:r>
        <w:rPr>
          <w:rFonts w:ascii="Arial" w:eastAsia="Arial" w:hAnsi="Arial" w:cs="Arial"/>
          <w:sz w:val="24"/>
          <w:szCs w:val="24"/>
        </w:rPr>
        <w:t>……………………………………</w:t>
      </w:r>
      <w:r>
        <w:rPr>
          <w:rFonts w:ascii="Arial" w:eastAsia="Arial" w:hAnsi="Arial" w:cs="Arial"/>
        </w:rPr>
        <w:tab/>
      </w:r>
      <w:r>
        <w:rPr>
          <w:rFonts w:ascii="Arial" w:eastAsia="Arial" w:hAnsi="Arial" w:cs="Arial"/>
          <w:sz w:val="24"/>
          <w:szCs w:val="24"/>
        </w:rPr>
        <w:t>29</w:t>
      </w:r>
    </w:p>
    <w:p w14:paraId="000000B5" w14:textId="77777777" w:rsidR="00476E63" w:rsidRDefault="00476E63">
      <w:pPr>
        <w:rPr>
          <w:rFonts w:ascii="Arial" w:eastAsia="Arial" w:hAnsi="Arial" w:cs="Arial"/>
          <w:sz w:val="24"/>
          <w:szCs w:val="24"/>
        </w:rPr>
      </w:pPr>
    </w:p>
    <w:p w14:paraId="000000B6" w14:textId="77777777" w:rsidR="00476E63" w:rsidRDefault="00476E63">
      <w:pPr>
        <w:rPr>
          <w:rFonts w:ascii="Arial" w:eastAsia="Arial" w:hAnsi="Arial" w:cs="Arial"/>
          <w:sz w:val="24"/>
          <w:szCs w:val="24"/>
        </w:rPr>
      </w:pPr>
    </w:p>
    <w:p w14:paraId="000000B7" w14:textId="77777777" w:rsidR="00476E63" w:rsidRDefault="00476E63">
      <w:pPr>
        <w:rPr>
          <w:rFonts w:ascii="Arial" w:eastAsia="Arial" w:hAnsi="Arial" w:cs="Arial"/>
          <w:sz w:val="24"/>
          <w:szCs w:val="24"/>
        </w:rPr>
      </w:pPr>
    </w:p>
    <w:p w14:paraId="000000B8" w14:textId="77777777" w:rsidR="00476E63" w:rsidRDefault="00476E63">
      <w:pPr>
        <w:rPr>
          <w:rFonts w:ascii="Arial" w:eastAsia="Arial" w:hAnsi="Arial" w:cs="Arial"/>
          <w:sz w:val="24"/>
          <w:szCs w:val="24"/>
        </w:rPr>
      </w:pPr>
    </w:p>
    <w:p w14:paraId="000000B9" w14:textId="77777777" w:rsidR="00476E63" w:rsidRDefault="00476E63">
      <w:pPr>
        <w:rPr>
          <w:rFonts w:ascii="Arial" w:eastAsia="Arial" w:hAnsi="Arial" w:cs="Arial"/>
          <w:sz w:val="24"/>
          <w:szCs w:val="24"/>
        </w:rPr>
      </w:pPr>
    </w:p>
    <w:p w14:paraId="000000BA" w14:textId="77777777" w:rsidR="00476E63" w:rsidRDefault="00476E63">
      <w:pPr>
        <w:rPr>
          <w:rFonts w:ascii="Arial" w:eastAsia="Arial" w:hAnsi="Arial" w:cs="Arial"/>
          <w:sz w:val="24"/>
          <w:szCs w:val="24"/>
        </w:rPr>
      </w:pPr>
    </w:p>
    <w:p w14:paraId="000000BB" w14:textId="77777777" w:rsidR="00476E63" w:rsidRDefault="00476E63">
      <w:pPr>
        <w:rPr>
          <w:rFonts w:ascii="Arial" w:eastAsia="Arial" w:hAnsi="Arial" w:cs="Arial"/>
          <w:sz w:val="24"/>
          <w:szCs w:val="24"/>
        </w:rPr>
      </w:pPr>
    </w:p>
    <w:p w14:paraId="000000BC" w14:textId="77777777" w:rsidR="00476E63" w:rsidRDefault="00476E63">
      <w:pPr>
        <w:rPr>
          <w:rFonts w:ascii="Arial" w:eastAsia="Arial" w:hAnsi="Arial" w:cs="Arial"/>
          <w:sz w:val="24"/>
          <w:szCs w:val="24"/>
        </w:rPr>
      </w:pPr>
    </w:p>
    <w:p w14:paraId="000000BD" w14:textId="77777777" w:rsidR="00476E63" w:rsidRDefault="00476E63">
      <w:pPr>
        <w:rPr>
          <w:rFonts w:ascii="Arial" w:eastAsia="Arial" w:hAnsi="Arial" w:cs="Arial"/>
          <w:sz w:val="24"/>
          <w:szCs w:val="24"/>
        </w:rPr>
      </w:pPr>
    </w:p>
    <w:p w14:paraId="000000BE" w14:textId="77777777" w:rsidR="00476E63" w:rsidRDefault="00476E63">
      <w:pPr>
        <w:rPr>
          <w:rFonts w:ascii="Arial" w:eastAsia="Arial" w:hAnsi="Arial" w:cs="Arial"/>
          <w:sz w:val="24"/>
          <w:szCs w:val="24"/>
        </w:rPr>
      </w:pPr>
    </w:p>
    <w:p w14:paraId="000000BF" w14:textId="77777777" w:rsidR="00476E63" w:rsidRDefault="00476E63">
      <w:pPr>
        <w:rPr>
          <w:rFonts w:ascii="Arial" w:eastAsia="Arial" w:hAnsi="Arial" w:cs="Arial"/>
          <w:sz w:val="24"/>
          <w:szCs w:val="24"/>
        </w:rPr>
      </w:pPr>
    </w:p>
    <w:p w14:paraId="000000C0" w14:textId="77777777" w:rsidR="00476E63" w:rsidRDefault="00476E63">
      <w:pPr>
        <w:rPr>
          <w:rFonts w:ascii="Arial" w:eastAsia="Arial" w:hAnsi="Arial" w:cs="Arial"/>
          <w:sz w:val="24"/>
          <w:szCs w:val="24"/>
        </w:rPr>
      </w:pPr>
    </w:p>
    <w:p w14:paraId="000000C1" w14:textId="77777777" w:rsidR="00476E63" w:rsidRDefault="00476E63">
      <w:pPr>
        <w:rPr>
          <w:rFonts w:ascii="Arial" w:eastAsia="Arial" w:hAnsi="Arial" w:cs="Arial"/>
          <w:sz w:val="24"/>
          <w:szCs w:val="24"/>
        </w:rPr>
      </w:pPr>
    </w:p>
    <w:p w14:paraId="000000C2" w14:textId="77777777" w:rsidR="00476E63" w:rsidRDefault="00476E63">
      <w:pPr>
        <w:rPr>
          <w:rFonts w:ascii="Arial" w:eastAsia="Arial" w:hAnsi="Arial" w:cs="Arial"/>
          <w:sz w:val="24"/>
          <w:szCs w:val="24"/>
        </w:rPr>
      </w:pPr>
    </w:p>
    <w:p w14:paraId="000000C3" w14:textId="77777777" w:rsidR="00476E63" w:rsidRDefault="00476E63">
      <w:pPr>
        <w:rPr>
          <w:rFonts w:ascii="Arial" w:eastAsia="Arial" w:hAnsi="Arial" w:cs="Arial"/>
          <w:sz w:val="24"/>
          <w:szCs w:val="24"/>
        </w:rPr>
      </w:pPr>
    </w:p>
    <w:p w14:paraId="000000C4" w14:textId="77777777" w:rsidR="00476E63" w:rsidRDefault="00476E63">
      <w:pPr>
        <w:rPr>
          <w:rFonts w:ascii="Arial" w:eastAsia="Arial" w:hAnsi="Arial" w:cs="Arial"/>
          <w:sz w:val="24"/>
          <w:szCs w:val="24"/>
        </w:rPr>
      </w:pPr>
    </w:p>
    <w:p w14:paraId="000000C5" w14:textId="77777777" w:rsidR="00476E63" w:rsidRDefault="00476E63">
      <w:pPr>
        <w:rPr>
          <w:rFonts w:ascii="Arial" w:eastAsia="Arial" w:hAnsi="Arial" w:cs="Arial"/>
          <w:sz w:val="24"/>
          <w:szCs w:val="24"/>
        </w:rPr>
      </w:pPr>
    </w:p>
    <w:p w14:paraId="000000C6" w14:textId="77777777" w:rsidR="00476E63" w:rsidRDefault="00476E63">
      <w:pPr>
        <w:rPr>
          <w:rFonts w:ascii="Arial" w:eastAsia="Arial" w:hAnsi="Arial" w:cs="Arial"/>
          <w:sz w:val="24"/>
          <w:szCs w:val="24"/>
        </w:rPr>
      </w:pPr>
    </w:p>
    <w:p w14:paraId="000000C7" w14:textId="77777777" w:rsidR="00476E63" w:rsidRDefault="00476E63">
      <w:pPr>
        <w:rPr>
          <w:rFonts w:ascii="Arial" w:eastAsia="Arial" w:hAnsi="Arial" w:cs="Arial"/>
          <w:sz w:val="24"/>
          <w:szCs w:val="24"/>
        </w:rPr>
      </w:pPr>
    </w:p>
    <w:p w14:paraId="000000C8" w14:textId="77777777" w:rsidR="00476E63" w:rsidRDefault="00476E63">
      <w:pPr>
        <w:rPr>
          <w:rFonts w:ascii="Arial" w:eastAsia="Arial" w:hAnsi="Arial" w:cs="Arial"/>
          <w:sz w:val="24"/>
          <w:szCs w:val="24"/>
        </w:rPr>
      </w:pPr>
    </w:p>
    <w:p w14:paraId="000000C9" w14:textId="77777777" w:rsidR="00476E63" w:rsidRDefault="00476E63">
      <w:pPr>
        <w:rPr>
          <w:rFonts w:ascii="Arial" w:eastAsia="Arial" w:hAnsi="Arial" w:cs="Arial"/>
          <w:sz w:val="24"/>
          <w:szCs w:val="24"/>
        </w:rPr>
      </w:pPr>
    </w:p>
    <w:p w14:paraId="000000CA" w14:textId="77777777" w:rsidR="00476E63" w:rsidRDefault="00476E63">
      <w:pPr>
        <w:rPr>
          <w:rFonts w:ascii="Arial" w:eastAsia="Arial" w:hAnsi="Arial" w:cs="Arial"/>
          <w:sz w:val="24"/>
          <w:szCs w:val="24"/>
        </w:rPr>
      </w:pPr>
    </w:p>
    <w:p w14:paraId="000000CB" w14:textId="77777777" w:rsidR="00476E63" w:rsidRDefault="00476E63">
      <w:pPr>
        <w:rPr>
          <w:rFonts w:ascii="Arial" w:eastAsia="Arial" w:hAnsi="Arial" w:cs="Arial"/>
          <w:sz w:val="24"/>
          <w:szCs w:val="24"/>
        </w:rPr>
      </w:pPr>
    </w:p>
    <w:p w14:paraId="000000CC" w14:textId="77777777" w:rsidR="00476E63" w:rsidRDefault="00476E63">
      <w:pPr>
        <w:rPr>
          <w:rFonts w:ascii="Arial" w:eastAsia="Arial" w:hAnsi="Arial" w:cs="Arial"/>
          <w:sz w:val="24"/>
          <w:szCs w:val="24"/>
        </w:rPr>
      </w:pPr>
    </w:p>
    <w:p w14:paraId="000000CD" w14:textId="77777777" w:rsidR="00476E63" w:rsidRDefault="00476E63">
      <w:pPr>
        <w:rPr>
          <w:rFonts w:ascii="Arial" w:eastAsia="Arial" w:hAnsi="Arial" w:cs="Arial"/>
          <w:sz w:val="24"/>
          <w:szCs w:val="24"/>
        </w:rPr>
      </w:pPr>
    </w:p>
    <w:p w14:paraId="000000CE" w14:textId="77777777" w:rsidR="00476E63" w:rsidRDefault="00476E63">
      <w:pPr>
        <w:rPr>
          <w:rFonts w:ascii="Arial" w:eastAsia="Arial" w:hAnsi="Arial" w:cs="Arial"/>
          <w:sz w:val="24"/>
          <w:szCs w:val="24"/>
        </w:rPr>
      </w:pPr>
    </w:p>
    <w:p w14:paraId="000000CF" w14:textId="77777777" w:rsidR="00476E63" w:rsidRDefault="00476E63">
      <w:pPr>
        <w:rPr>
          <w:rFonts w:ascii="Arial" w:eastAsia="Arial" w:hAnsi="Arial" w:cs="Arial"/>
          <w:sz w:val="24"/>
          <w:szCs w:val="24"/>
        </w:rPr>
      </w:pPr>
    </w:p>
    <w:p w14:paraId="000000D0" w14:textId="77777777" w:rsidR="00476E63" w:rsidRDefault="00476E63">
      <w:pPr>
        <w:rPr>
          <w:rFonts w:ascii="Arial" w:eastAsia="Arial" w:hAnsi="Arial" w:cs="Arial"/>
          <w:sz w:val="24"/>
          <w:szCs w:val="24"/>
        </w:rPr>
      </w:pPr>
    </w:p>
    <w:p w14:paraId="000000D1" w14:textId="77777777" w:rsidR="00476E63" w:rsidRDefault="00476E63">
      <w:pPr>
        <w:rPr>
          <w:rFonts w:ascii="Arial" w:eastAsia="Arial" w:hAnsi="Arial" w:cs="Arial"/>
          <w:sz w:val="24"/>
          <w:szCs w:val="24"/>
        </w:rPr>
      </w:pPr>
    </w:p>
    <w:p w14:paraId="000000D2" w14:textId="77777777" w:rsidR="00476E63" w:rsidRDefault="00476E63">
      <w:pPr>
        <w:rPr>
          <w:rFonts w:ascii="Arial" w:eastAsia="Arial" w:hAnsi="Arial" w:cs="Arial"/>
          <w:sz w:val="24"/>
          <w:szCs w:val="24"/>
        </w:rPr>
      </w:pPr>
    </w:p>
    <w:p w14:paraId="000000D3" w14:textId="77777777" w:rsidR="00476E63" w:rsidRDefault="00476E63">
      <w:pPr>
        <w:rPr>
          <w:rFonts w:ascii="Arial" w:eastAsia="Arial" w:hAnsi="Arial" w:cs="Arial"/>
          <w:sz w:val="24"/>
          <w:szCs w:val="24"/>
        </w:rPr>
        <w:sectPr w:rsidR="00476E63">
          <w:pgSz w:w="12240" w:h="15840"/>
          <w:pgMar w:top="2088" w:right="1440" w:bottom="1656" w:left="1800" w:header="0" w:footer="720" w:gutter="0"/>
          <w:cols w:space="720"/>
        </w:sectPr>
      </w:pPr>
    </w:p>
    <w:p w14:paraId="000000D5" w14:textId="11F37FE0" w:rsidR="00476E63" w:rsidRPr="003F0238" w:rsidRDefault="00A551B5" w:rsidP="0042693C">
      <w:pPr>
        <w:pStyle w:val="Heading1"/>
        <w:spacing w:before="0" w:after="0" w:line="480" w:lineRule="auto"/>
        <w:jc w:val="center"/>
        <w:rPr>
          <w:rFonts w:ascii="Arial" w:eastAsia="Arial" w:hAnsi="Arial" w:cs="Arial"/>
          <w:b/>
          <w:bCs/>
          <w:color w:val="auto"/>
          <w:sz w:val="24"/>
          <w:szCs w:val="24"/>
        </w:rPr>
      </w:pPr>
      <w:r w:rsidRPr="003F0238">
        <w:rPr>
          <w:rFonts w:ascii="Arial" w:eastAsia="Arial" w:hAnsi="Arial" w:cs="Arial"/>
          <w:b/>
          <w:bCs/>
          <w:color w:val="auto"/>
          <w:sz w:val="24"/>
          <w:szCs w:val="24"/>
        </w:rPr>
        <w:lastRenderedPageBreak/>
        <w:t xml:space="preserve">CHAPTER </w:t>
      </w:r>
      <w:r w:rsidR="00936D6B" w:rsidRPr="003F0238">
        <w:rPr>
          <w:rFonts w:ascii="Arial" w:eastAsia="Arial" w:hAnsi="Arial" w:cs="Arial"/>
          <w:b/>
          <w:bCs/>
          <w:color w:val="auto"/>
          <w:sz w:val="24"/>
          <w:szCs w:val="24"/>
        </w:rPr>
        <w:t>I</w:t>
      </w:r>
      <w:r w:rsidR="0042693C">
        <w:rPr>
          <w:rFonts w:ascii="Arial" w:eastAsia="Arial" w:hAnsi="Arial" w:cs="Arial"/>
          <w:b/>
          <w:bCs/>
          <w:color w:val="auto"/>
          <w:sz w:val="24"/>
          <w:szCs w:val="24"/>
        </w:rPr>
        <w:br/>
      </w:r>
      <w:r w:rsidRPr="003F0238">
        <w:rPr>
          <w:rFonts w:ascii="Arial" w:eastAsia="Arial" w:hAnsi="Arial" w:cs="Arial"/>
          <w:b/>
          <w:bCs/>
          <w:color w:val="auto"/>
          <w:sz w:val="24"/>
          <w:szCs w:val="24"/>
        </w:rPr>
        <w:t>THE PROBLEM AND ITS BACKGROUND</w:t>
      </w:r>
    </w:p>
    <w:p w14:paraId="000000D6" w14:textId="77777777" w:rsidR="00476E63" w:rsidRPr="00D01E51" w:rsidRDefault="00476E63" w:rsidP="00D01E51">
      <w:pPr>
        <w:spacing w:line="480" w:lineRule="auto"/>
        <w:jc w:val="both"/>
        <w:rPr>
          <w:rFonts w:ascii="Arial" w:eastAsia="Arial" w:hAnsi="Arial" w:cs="Arial"/>
          <w:sz w:val="24"/>
          <w:szCs w:val="24"/>
        </w:rPr>
      </w:pPr>
    </w:p>
    <w:p w14:paraId="000000D7" w14:textId="5653BFB1" w:rsidR="00476E63" w:rsidRPr="00D01E51" w:rsidRDefault="003F0238" w:rsidP="00D01E51">
      <w:pPr>
        <w:pStyle w:val="Heading3"/>
        <w:spacing w:before="0" w:after="0" w:line="480" w:lineRule="auto"/>
        <w:jc w:val="both"/>
        <w:rPr>
          <w:rFonts w:ascii="Arial" w:eastAsia="Arial" w:hAnsi="Arial" w:cs="Arial"/>
          <w:b/>
          <w:bCs/>
          <w:color w:val="auto"/>
          <w:sz w:val="24"/>
          <w:szCs w:val="24"/>
        </w:rPr>
      </w:pPr>
      <w:r w:rsidRPr="00D01E51">
        <w:rPr>
          <w:rFonts w:ascii="Arial" w:eastAsia="Arial" w:hAnsi="Arial" w:cs="Arial"/>
          <w:b/>
          <w:bCs/>
          <w:color w:val="auto"/>
          <w:sz w:val="24"/>
          <w:szCs w:val="24"/>
        </w:rPr>
        <w:t>Introduction</w:t>
      </w:r>
    </w:p>
    <w:p w14:paraId="000000D8" w14:textId="77777777" w:rsidR="00476E63" w:rsidRPr="00D01E51" w:rsidRDefault="00A551B5" w:rsidP="00D01E51">
      <w:pPr>
        <w:spacing w:line="480" w:lineRule="auto"/>
        <w:jc w:val="both"/>
        <w:rPr>
          <w:rFonts w:ascii="Arial" w:eastAsia="Arial" w:hAnsi="Arial" w:cs="Arial"/>
          <w:sz w:val="24"/>
          <w:szCs w:val="24"/>
        </w:rPr>
      </w:pPr>
      <w:r w:rsidRPr="00D01E51">
        <w:rPr>
          <w:rFonts w:ascii="Arial" w:eastAsia="Arial" w:hAnsi="Arial" w:cs="Arial"/>
          <w:sz w:val="24"/>
          <w:szCs w:val="24"/>
        </w:rPr>
        <w:tab/>
        <w:t xml:space="preserve">In modern times the integration of information technology has become a crucial part of the operations of business </w:t>
      </w:r>
      <w:sdt>
        <w:sdtPr>
          <w:rPr>
            <w:rFonts w:ascii="Arial" w:hAnsi="Arial" w:cs="Arial"/>
            <w:sz w:val="24"/>
            <w:szCs w:val="24"/>
          </w:rPr>
          <w:tag w:val="goog_rdk_4"/>
          <w:id w:val="201676441"/>
        </w:sdtPr>
        <w:sdtContent>
          <w:commentRangeStart w:id="6"/>
        </w:sdtContent>
      </w:sdt>
      <w:r w:rsidRPr="00D01E51">
        <w:rPr>
          <w:rFonts w:ascii="Arial" w:eastAsia="Arial" w:hAnsi="Arial" w:cs="Arial"/>
          <w:sz w:val="24"/>
          <w:szCs w:val="24"/>
        </w:rPr>
        <w:t>industries</w:t>
      </w:r>
      <w:commentRangeEnd w:id="6"/>
      <w:r w:rsidRPr="00D01E51">
        <w:rPr>
          <w:rFonts w:ascii="Arial" w:hAnsi="Arial" w:cs="Arial"/>
          <w:sz w:val="24"/>
          <w:szCs w:val="24"/>
        </w:rPr>
        <w:commentReference w:id="6"/>
      </w:r>
      <w:r w:rsidRPr="00D01E51">
        <w:rPr>
          <w:rFonts w:ascii="Arial" w:eastAsia="Arial" w:hAnsi="Arial" w:cs="Arial"/>
          <w:sz w:val="24"/>
          <w:szCs w:val="24"/>
        </w:rPr>
        <w:t>. The impact of Information Technology brought ease in business processes or operations such as marketing and inventory management by digitizing data. Inventory Management System (IMS) involves the supervision of stocks and the flow of the market to the warehouse and customers through a Point of Sales System (POS).</w:t>
      </w:r>
    </w:p>
    <w:p w14:paraId="000000D9" w14:textId="77777777" w:rsidR="00476E63" w:rsidRPr="00D01E51" w:rsidRDefault="00A551B5" w:rsidP="00D01E51">
      <w:pPr>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The Inventory Management System is an essential tool for businesses as it maintains comprehensive records of goods. However, most SMEs in the Philippines still prefer the traditional methods by relying on pen and paper to recording each data manually, which requires cumbersome and repetitive tasks. These methods are prone to inaccuracies and misinterpretation, posing risk to business operations. It also risks the misinterpreting of gathered data as business and marketing teams are often biased, leading to inaccurate forecasts even with properly segregated data. In these modern times, computers give automation to record all the process of data gathering, reducing the risks mentioned above. </w:t>
      </w:r>
    </w:p>
    <w:p w14:paraId="000000DA" w14:textId="77777777" w:rsidR="00476E63" w:rsidRPr="00D01E51" w:rsidRDefault="00A551B5" w:rsidP="00D01E51">
      <w:pPr>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Poor Inventory Management can lead to profit losses due to overstocking and understocking of goods and perishables. There are several factors that affect a </w:t>
      </w:r>
      <w:r w:rsidRPr="00D01E51">
        <w:rPr>
          <w:rFonts w:ascii="Arial" w:eastAsia="Arial" w:hAnsi="Arial" w:cs="Arial"/>
          <w:sz w:val="24"/>
          <w:szCs w:val="24"/>
        </w:rPr>
        <w:lastRenderedPageBreak/>
        <w:t xml:space="preserve">company’s decision-making pertaining to inventory management and control, making it a challenging task for inventory managers. </w:t>
      </w:r>
      <w:sdt>
        <w:sdtPr>
          <w:rPr>
            <w:rFonts w:ascii="Arial" w:hAnsi="Arial" w:cs="Arial"/>
            <w:sz w:val="24"/>
            <w:szCs w:val="24"/>
          </w:rPr>
          <w:tag w:val="goog_rdk_5"/>
          <w:id w:val="1862940544"/>
        </w:sdtPr>
        <w:sdtContent>
          <w:commentRangeStart w:id="7"/>
        </w:sdtContent>
      </w:sdt>
      <w:r w:rsidRPr="00D01E51">
        <w:rPr>
          <w:rFonts w:ascii="Arial" w:eastAsia="Arial" w:hAnsi="Arial" w:cs="Arial"/>
          <w:sz w:val="24"/>
          <w:szCs w:val="24"/>
        </w:rPr>
        <w:t>With fully developed tools and AI models like ARIMA concrete data-based decision making can be produced eliminating loss of revenue due to human error and biases</w:t>
      </w:r>
      <w:commentRangeEnd w:id="7"/>
      <w:r w:rsidRPr="00D01E51">
        <w:rPr>
          <w:rFonts w:ascii="Arial" w:hAnsi="Arial" w:cs="Arial"/>
          <w:sz w:val="24"/>
          <w:szCs w:val="24"/>
        </w:rPr>
        <w:commentReference w:id="7"/>
      </w:r>
      <w:r w:rsidRPr="00D01E51">
        <w:rPr>
          <w:rFonts w:ascii="Arial" w:eastAsia="Arial" w:hAnsi="Arial" w:cs="Arial"/>
          <w:sz w:val="24"/>
          <w:szCs w:val="24"/>
        </w:rPr>
        <w:t>.</w:t>
      </w:r>
    </w:p>
    <w:p w14:paraId="000000DB" w14:textId="77777777" w:rsidR="00476E63" w:rsidRPr="00D01E51" w:rsidRDefault="00A551B5" w:rsidP="00D01E51">
      <w:pPr>
        <w:spacing w:line="480" w:lineRule="auto"/>
        <w:ind w:firstLine="720"/>
        <w:jc w:val="both"/>
        <w:rPr>
          <w:rFonts w:ascii="Arial" w:eastAsia="Arial" w:hAnsi="Arial" w:cs="Arial"/>
          <w:sz w:val="24"/>
          <w:szCs w:val="24"/>
          <w:u w:val="single"/>
        </w:rPr>
      </w:pPr>
      <w:r w:rsidRPr="00D01E51">
        <w:rPr>
          <w:rFonts w:ascii="Arial" w:eastAsia="Arial" w:hAnsi="Arial" w:cs="Arial"/>
          <w:sz w:val="24"/>
          <w:szCs w:val="24"/>
        </w:rPr>
        <w:t>For a small-end medium enterprise like Metro 7 Resto Bar, it is important to give utmost customer satisfaction for high customer retention, enabling SMEs to accurately meet customer demands, an introduction of an AI Enabled inventory and POS system will greatly reduce the risk from overstocking and understocking resources, it will also give the SME to adapt to market changes leading to an increased sale and having a competitive edge over other SMEs.</w:t>
      </w:r>
      <w:r w:rsidRPr="00D01E51">
        <w:rPr>
          <w:rFonts w:ascii="Arial" w:hAnsi="Arial" w:cs="Arial"/>
          <w:sz w:val="24"/>
          <w:szCs w:val="24"/>
        </w:rPr>
        <w:t xml:space="preserve"> </w:t>
      </w:r>
      <w:sdt>
        <w:sdtPr>
          <w:rPr>
            <w:rFonts w:ascii="Arial" w:hAnsi="Arial" w:cs="Arial"/>
            <w:sz w:val="24"/>
            <w:szCs w:val="24"/>
          </w:rPr>
          <w:tag w:val="goog_rdk_6"/>
          <w:id w:val="-1118990028"/>
        </w:sdtPr>
        <w:sdtContent>
          <w:commentRangeStart w:id="8"/>
        </w:sdtContent>
      </w:sdt>
      <w:r w:rsidRPr="00D01E51">
        <w:rPr>
          <w:rFonts w:ascii="Arial" w:eastAsia="Arial" w:hAnsi="Arial" w:cs="Arial"/>
          <w:sz w:val="24"/>
          <w:szCs w:val="24"/>
        </w:rPr>
        <w:t>A study noted that Philippines is still in its early stages, with only 14.9 percent of business use AI technology</w:t>
      </w:r>
      <w:commentRangeEnd w:id="8"/>
      <w:r w:rsidRPr="00D01E51">
        <w:rPr>
          <w:rFonts w:ascii="Arial" w:hAnsi="Arial" w:cs="Arial"/>
          <w:sz w:val="24"/>
          <w:szCs w:val="24"/>
        </w:rPr>
        <w:commentReference w:id="8"/>
      </w:r>
      <w:r w:rsidRPr="00D01E51">
        <w:rPr>
          <w:rFonts w:ascii="Arial" w:eastAsia="Arial" w:hAnsi="Arial" w:cs="Arial"/>
          <w:sz w:val="24"/>
          <w:szCs w:val="24"/>
        </w:rPr>
        <w:t xml:space="preserve">. </w:t>
      </w:r>
      <w:r w:rsidRPr="00112CBE">
        <w:rPr>
          <w:rFonts w:ascii="Arial" w:eastAsia="Arial" w:hAnsi="Arial" w:cs="Arial"/>
          <w:sz w:val="24"/>
          <w:szCs w:val="24"/>
        </w:rPr>
        <w:t>Making Metro 7 Resto Bar to be the Pioneer of an AI enabled Inventory management and point of sales system.</w:t>
      </w:r>
      <w:r w:rsidRPr="00D01E51">
        <w:rPr>
          <w:rFonts w:ascii="Arial" w:eastAsia="Arial" w:hAnsi="Arial" w:cs="Arial"/>
          <w:sz w:val="24"/>
          <w:szCs w:val="24"/>
          <w:u w:val="single"/>
        </w:rPr>
        <w:t xml:space="preserve"> </w:t>
      </w:r>
    </w:p>
    <w:p w14:paraId="000000DC" w14:textId="77777777" w:rsidR="00476E63" w:rsidRPr="00D01E51" w:rsidRDefault="00476E63" w:rsidP="00D01E51">
      <w:pPr>
        <w:spacing w:line="480" w:lineRule="auto"/>
        <w:jc w:val="both"/>
        <w:rPr>
          <w:rFonts w:ascii="Arial" w:eastAsia="Arial" w:hAnsi="Arial" w:cs="Arial"/>
          <w:sz w:val="24"/>
          <w:szCs w:val="24"/>
        </w:rPr>
      </w:pPr>
    </w:p>
    <w:p w14:paraId="000000DD" w14:textId="6FDC714C" w:rsidR="00476E63" w:rsidRPr="00D01E51" w:rsidRDefault="003F0238" w:rsidP="00D01E51">
      <w:pPr>
        <w:pStyle w:val="Heading3"/>
        <w:spacing w:before="0" w:after="0" w:line="480" w:lineRule="auto"/>
        <w:jc w:val="both"/>
        <w:rPr>
          <w:rFonts w:ascii="Arial" w:eastAsia="Arial" w:hAnsi="Arial" w:cs="Arial"/>
          <w:b/>
          <w:bCs/>
          <w:color w:val="auto"/>
          <w:sz w:val="24"/>
          <w:szCs w:val="24"/>
        </w:rPr>
      </w:pPr>
      <w:r w:rsidRPr="00D01E51">
        <w:rPr>
          <w:rFonts w:ascii="Arial" w:eastAsia="Arial" w:hAnsi="Arial" w:cs="Arial"/>
          <w:b/>
          <w:bCs/>
          <w:color w:val="auto"/>
          <w:sz w:val="24"/>
          <w:szCs w:val="24"/>
        </w:rPr>
        <w:t>Project Context</w:t>
      </w:r>
    </w:p>
    <w:p w14:paraId="000000DE" w14:textId="77777777" w:rsidR="00476E63" w:rsidRPr="00D01E51" w:rsidRDefault="00A551B5" w:rsidP="00D01E51">
      <w:pPr>
        <w:spacing w:line="480" w:lineRule="auto"/>
        <w:jc w:val="both"/>
        <w:rPr>
          <w:rFonts w:ascii="Arial" w:eastAsia="Arial" w:hAnsi="Arial" w:cs="Arial"/>
          <w:sz w:val="24"/>
          <w:szCs w:val="24"/>
        </w:rPr>
      </w:pPr>
      <w:r w:rsidRPr="00D01E51">
        <w:rPr>
          <w:rFonts w:ascii="Arial" w:eastAsia="Arial" w:hAnsi="Arial" w:cs="Arial"/>
          <w:sz w:val="24"/>
          <w:szCs w:val="24"/>
        </w:rPr>
        <w:tab/>
        <w:t xml:space="preserve">Metro 7 Resto Bar, A small and Medium Enterprise (SME) in the Philippines, Located in Metro-walk, Pasig City, plans to enhance operations by implementation of advanced automation solutions. Despite advancements in the country, most SMEs continue to rely on traditional and manual inventory management. These prove to be vulnerable to errors and misinterpretation, leading to poor inventory management and having financial losses due to overstocking and understocking of resources and </w:t>
      </w:r>
      <w:r w:rsidRPr="00D01E51">
        <w:rPr>
          <w:rFonts w:ascii="Arial" w:eastAsia="Arial" w:hAnsi="Arial" w:cs="Arial"/>
          <w:sz w:val="24"/>
          <w:szCs w:val="24"/>
        </w:rPr>
        <w:lastRenderedPageBreak/>
        <w:t>misallocation of budgets.</w:t>
      </w:r>
    </w:p>
    <w:p w14:paraId="000000DF" w14:textId="77777777" w:rsidR="00476E63" w:rsidRPr="00D01E51" w:rsidRDefault="00A551B5" w:rsidP="00D01E51">
      <w:pPr>
        <w:spacing w:line="480" w:lineRule="auto"/>
        <w:jc w:val="both"/>
        <w:rPr>
          <w:rFonts w:ascii="Arial" w:eastAsia="Arial" w:hAnsi="Arial" w:cs="Arial"/>
          <w:sz w:val="24"/>
          <w:szCs w:val="24"/>
        </w:rPr>
      </w:pPr>
      <w:r w:rsidRPr="00D01E51">
        <w:rPr>
          <w:rFonts w:ascii="Arial" w:eastAsia="Arial" w:hAnsi="Arial" w:cs="Arial"/>
          <w:sz w:val="24"/>
          <w:szCs w:val="24"/>
        </w:rPr>
        <w:tab/>
        <w:t xml:space="preserve">By use of an AI enabled Inventory management system and point of sales system of Metro 7 Resto Bar. This system will automate data gathering, allowing for streamline operation and enhanced data-based decision, ensuring utilization of an AI model like </w:t>
      </w:r>
      <w:sdt>
        <w:sdtPr>
          <w:rPr>
            <w:rFonts w:ascii="Arial" w:hAnsi="Arial" w:cs="Arial"/>
            <w:sz w:val="24"/>
            <w:szCs w:val="24"/>
          </w:rPr>
          <w:tag w:val="goog_rdk_7"/>
          <w:id w:val="164369052"/>
        </w:sdtPr>
        <w:sdtContent>
          <w:commentRangeStart w:id="9"/>
        </w:sdtContent>
      </w:sdt>
      <w:r w:rsidRPr="00D01E51">
        <w:rPr>
          <w:rFonts w:ascii="Arial" w:eastAsia="Arial" w:hAnsi="Arial" w:cs="Arial"/>
          <w:sz w:val="24"/>
          <w:szCs w:val="24"/>
        </w:rPr>
        <w:t>ARIMA</w:t>
      </w:r>
      <w:commentRangeEnd w:id="9"/>
      <w:r w:rsidRPr="00D01E51">
        <w:rPr>
          <w:rFonts w:ascii="Arial" w:hAnsi="Arial" w:cs="Arial"/>
          <w:sz w:val="24"/>
          <w:szCs w:val="24"/>
        </w:rPr>
        <w:commentReference w:id="9"/>
      </w:r>
      <w:r w:rsidRPr="00D01E51">
        <w:rPr>
          <w:rFonts w:ascii="Arial" w:eastAsia="Arial" w:hAnsi="Arial" w:cs="Arial"/>
          <w:sz w:val="24"/>
          <w:szCs w:val="24"/>
        </w:rPr>
        <w:t>. This is expected to improve accuracy and inventory tracking while also providing insights into demand and forecasting. As a result, it improves inventory control, boosts customer satisfaction and minimizes human error and biases.</w:t>
      </w:r>
    </w:p>
    <w:p w14:paraId="000000E0" w14:textId="77777777" w:rsidR="00476E63" w:rsidRPr="00D01E51" w:rsidRDefault="00476E63" w:rsidP="00D01E51">
      <w:pPr>
        <w:widowControl/>
        <w:spacing w:line="480" w:lineRule="auto"/>
        <w:jc w:val="both"/>
        <w:rPr>
          <w:rFonts w:ascii="Arial" w:eastAsia="Arial" w:hAnsi="Arial" w:cs="Arial"/>
          <w:sz w:val="24"/>
          <w:szCs w:val="24"/>
        </w:rPr>
      </w:pPr>
    </w:p>
    <w:p w14:paraId="000000E1" w14:textId="426AD696" w:rsidR="00476E63" w:rsidRPr="00D01E51" w:rsidRDefault="003F0238" w:rsidP="00D01E51">
      <w:pPr>
        <w:pStyle w:val="Heading3"/>
        <w:spacing w:before="0" w:after="0" w:line="480" w:lineRule="auto"/>
        <w:jc w:val="both"/>
        <w:rPr>
          <w:rFonts w:ascii="Arial" w:eastAsia="Arial" w:hAnsi="Arial" w:cs="Arial"/>
          <w:b/>
          <w:bCs/>
          <w:color w:val="auto"/>
          <w:sz w:val="24"/>
          <w:szCs w:val="24"/>
        </w:rPr>
      </w:pPr>
      <w:r w:rsidRPr="00D01E51">
        <w:rPr>
          <w:rFonts w:ascii="Arial" w:eastAsia="Arial" w:hAnsi="Arial" w:cs="Arial"/>
          <w:b/>
          <w:bCs/>
          <w:color w:val="auto"/>
          <w:sz w:val="24"/>
          <w:szCs w:val="24"/>
        </w:rPr>
        <w:t xml:space="preserve">Purpose </w:t>
      </w:r>
      <w:r>
        <w:rPr>
          <w:rFonts w:ascii="Arial" w:eastAsia="Arial" w:hAnsi="Arial" w:cs="Arial"/>
          <w:b/>
          <w:bCs/>
          <w:color w:val="auto"/>
          <w:sz w:val="24"/>
          <w:szCs w:val="24"/>
        </w:rPr>
        <w:t>a</w:t>
      </w:r>
      <w:r w:rsidRPr="00D01E51">
        <w:rPr>
          <w:rFonts w:ascii="Arial" w:eastAsia="Arial" w:hAnsi="Arial" w:cs="Arial"/>
          <w:b/>
          <w:bCs/>
          <w:color w:val="auto"/>
          <w:sz w:val="24"/>
          <w:szCs w:val="24"/>
        </w:rPr>
        <w:t>nd Description</w:t>
      </w:r>
    </w:p>
    <w:p w14:paraId="000000E2" w14:textId="76151766" w:rsidR="00476E63" w:rsidRPr="00D01E51" w:rsidRDefault="00A551B5" w:rsidP="00D01E51">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Metro 7 is a company built by 7 individuals since the year 2023, they came up with a plan of starting a business within the food and beverages industry sharing capital to start the business. Hence the birth of Metro 7 Restaurant and Bar catering to both food enthusiasts and </w:t>
      </w:r>
      <w:r w:rsidR="008F34AD">
        <w:rPr>
          <w:rFonts w:ascii="Arial" w:eastAsia="Arial" w:hAnsi="Arial" w:cs="Arial"/>
          <w:sz w:val="24"/>
          <w:szCs w:val="24"/>
        </w:rPr>
        <w:t>nightlife enthusiasts.</w:t>
      </w:r>
    </w:p>
    <w:p w14:paraId="000000E3" w14:textId="77777777" w:rsidR="00476E63" w:rsidRPr="00D01E51" w:rsidRDefault="00A551B5" w:rsidP="00D01E51">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Metro 7 Resto bar found a challenge with their traditional inventory method by manually recording their stock overflow and revenue reports. It is hard to control the flow of stock making the establishment over stock and sometimes even under stocking hinders their ability to fulfill customer needs and satisfaction ultimately leading to a loss of revenue.</w:t>
      </w:r>
    </w:p>
    <w:p w14:paraId="000000E4" w14:textId="77777777" w:rsidR="00476E63" w:rsidRPr="00D01E51" w:rsidRDefault="00A551B5" w:rsidP="00D01E51">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To overcome these risks, strategic measures are required to minimize or eliminate the root causes of the problem. A concrete decision-making forecasting of </w:t>
      </w:r>
      <w:r w:rsidRPr="00D01E51">
        <w:rPr>
          <w:rFonts w:ascii="Arial" w:eastAsia="Arial" w:hAnsi="Arial" w:cs="Arial"/>
          <w:sz w:val="24"/>
          <w:szCs w:val="24"/>
        </w:rPr>
        <w:lastRenderedPageBreak/>
        <w:t>an AI using the gathered data within the inventory management system can also lead to alleviation of these risks and loss of revenue.</w:t>
      </w:r>
    </w:p>
    <w:p w14:paraId="000000E5" w14:textId="77777777" w:rsidR="00476E63" w:rsidRPr="00D01E51" w:rsidRDefault="001D258C" w:rsidP="00D01E51">
      <w:pPr>
        <w:widowControl/>
        <w:spacing w:line="480" w:lineRule="auto"/>
        <w:ind w:firstLine="720"/>
        <w:jc w:val="both"/>
        <w:rPr>
          <w:rFonts w:ascii="Arial" w:eastAsia="Arial" w:hAnsi="Arial" w:cs="Arial"/>
          <w:sz w:val="24"/>
          <w:szCs w:val="24"/>
        </w:rPr>
      </w:pPr>
      <w:sdt>
        <w:sdtPr>
          <w:rPr>
            <w:rFonts w:ascii="Arial" w:hAnsi="Arial" w:cs="Arial"/>
            <w:sz w:val="24"/>
            <w:szCs w:val="24"/>
          </w:rPr>
          <w:tag w:val="goog_rdk_8"/>
          <w:id w:val="865413792"/>
        </w:sdtPr>
        <w:sdtContent>
          <w:commentRangeStart w:id="10"/>
        </w:sdtContent>
      </w:sdt>
      <w:r w:rsidR="00A551B5" w:rsidRPr="00D01E51">
        <w:rPr>
          <w:rFonts w:ascii="Arial" w:eastAsia="Arial" w:hAnsi="Arial" w:cs="Arial"/>
          <w:sz w:val="24"/>
          <w:szCs w:val="24"/>
        </w:rPr>
        <w:t>Aside</w:t>
      </w:r>
      <w:commentRangeEnd w:id="10"/>
      <w:r w:rsidR="00A551B5" w:rsidRPr="00D01E51">
        <w:rPr>
          <w:rFonts w:ascii="Arial" w:hAnsi="Arial" w:cs="Arial"/>
          <w:sz w:val="24"/>
          <w:szCs w:val="24"/>
        </w:rPr>
        <w:commentReference w:id="10"/>
      </w:r>
      <w:r w:rsidR="00A551B5" w:rsidRPr="00D01E51">
        <w:rPr>
          <w:rFonts w:ascii="Arial" w:eastAsia="Arial" w:hAnsi="Arial" w:cs="Arial"/>
          <w:sz w:val="24"/>
          <w:szCs w:val="24"/>
        </w:rPr>
        <w:t xml:space="preserve"> from an AI enabled Inventory System, the researchers also offered extended features of point of sales such as an online menu, reservation system, admin dashboard and a cashier dashboard that helps attract customer attention and retention within our current rapidly growing technological consumers, boosting the presence of the business locally and digitally. This also aims to eliminate the strenuous manual process of writing and recording data by automation through a web-based system.</w:t>
      </w:r>
    </w:p>
    <w:p w14:paraId="000000E6" w14:textId="21C2AE26" w:rsidR="00476E63" w:rsidRPr="00D01E51" w:rsidRDefault="00A551B5" w:rsidP="00D01E51">
      <w:pPr>
        <w:widowControl/>
        <w:spacing w:line="480" w:lineRule="auto"/>
        <w:jc w:val="both"/>
        <w:rPr>
          <w:rFonts w:ascii="Arial" w:eastAsia="Arial" w:hAnsi="Arial" w:cs="Arial"/>
          <w:sz w:val="24"/>
          <w:szCs w:val="24"/>
        </w:rPr>
      </w:pPr>
      <w:r w:rsidRPr="00D01E51">
        <w:rPr>
          <w:rFonts w:ascii="Arial" w:eastAsia="Arial" w:hAnsi="Arial" w:cs="Arial"/>
          <w:sz w:val="24"/>
          <w:szCs w:val="24"/>
        </w:rPr>
        <w:tab/>
        <w:t xml:space="preserve">The purpose of this capstone is to develop </w:t>
      </w:r>
      <w:r w:rsidR="00F4362A" w:rsidRPr="00D01E51">
        <w:rPr>
          <w:rFonts w:ascii="Arial" w:eastAsia="Arial" w:hAnsi="Arial" w:cs="Arial"/>
          <w:sz w:val="24"/>
          <w:szCs w:val="24"/>
        </w:rPr>
        <w:t>AI</w:t>
      </w:r>
      <w:r w:rsidRPr="00D01E51">
        <w:rPr>
          <w:rFonts w:ascii="Arial" w:eastAsia="Arial" w:hAnsi="Arial" w:cs="Arial"/>
          <w:sz w:val="24"/>
          <w:szCs w:val="24"/>
        </w:rPr>
        <w:t xml:space="preserve"> Enabled Inventory Management and Point of Sales System with Demand and Forecasting. This targets to automate the process of inventory management and sales, enhancing overall efficiency and data accuracy. The system will enable data driven decision making which will greatly reduce recording inaccurate data </w:t>
      </w:r>
      <w:sdt>
        <w:sdtPr>
          <w:rPr>
            <w:rFonts w:ascii="Arial" w:hAnsi="Arial" w:cs="Arial"/>
            <w:sz w:val="24"/>
            <w:szCs w:val="24"/>
          </w:rPr>
          <w:tag w:val="goog_rdk_9"/>
          <w:id w:val="-1105962892"/>
        </w:sdtPr>
        <w:sdtContent>
          <w:commentRangeStart w:id="11"/>
        </w:sdtContent>
      </w:sdt>
      <w:r w:rsidRPr="00D01E51">
        <w:rPr>
          <w:rFonts w:ascii="Arial" w:eastAsia="Arial" w:hAnsi="Arial" w:cs="Arial"/>
          <w:sz w:val="24"/>
          <w:szCs w:val="24"/>
        </w:rPr>
        <w:t>that will help improve revenue</w:t>
      </w:r>
      <w:commentRangeEnd w:id="11"/>
      <w:r w:rsidRPr="00D01E51">
        <w:rPr>
          <w:rFonts w:ascii="Arial" w:hAnsi="Arial" w:cs="Arial"/>
          <w:sz w:val="24"/>
          <w:szCs w:val="24"/>
        </w:rPr>
        <w:commentReference w:id="11"/>
      </w:r>
      <w:r w:rsidRPr="00D01E51">
        <w:rPr>
          <w:rFonts w:ascii="Arial" w:eastAsia="Arial" w:hAnsi="Arial" w:cs="Arial"/>
          <w:sz w:val="24"/>
          <w:szCs w:val="24"/>
        </w:rPr>
        <w:t>.</w:t>
      </w:r>
    </w:p>
    <w:p w14:paraId="000000E7" w14:textId="77777777" w:rsidR="00476E63" w:rsidRPr="00D01E51" w:rsidRDefault="00A551B5" w:rsidP="00D01E51">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The IMS will automate the traditional process flow, enhancing work efficiency and reducing risk of over and under stocking of resources. The Web-System will use AI models like </w:t>
      </w:r>
      <w:r w:rsidRPr="00112CBE">
        <w:rPr>
          <w:rFonts w:ascii="Arial" w:eastAsia="Arial" w:hAnsi="Arial" w:cs="Arial"/>
          <w:sz w:val="24"/>
          <w:szCs w:val="24"/>
        </w:rPr>
        <w:t>ARIMA</w:t>
      </w:r>
      <w:r w:rsidRPr="00D01E51">
        <w:rPr>
          <w:rFonts w:ascii="Arial" w:eastAsia="Arial" w:hAnsi="Arial" w:cs="Arial"/>
          <w:sz w:val="24"/>
          <w:szCs w:val="24"/>
        </w:rPr>
        <w:t xml:space="preserve"> for demand forecasting functionality ensuring an</w:t>
      </w:r>
    </w:p>
    <w:p w14:paraId="5E4A01AD" w14:textId="77777777" w:rsidR="00152284" w:rsidRDefault="00152284" w:rsidP="00D01E51">
      <w:pPr>
        <w:widowControl/>
        <w:spacing w:line="480" w:lineRule="auto"/>
        <w:jc w:val="both"/>
        <w:rPr>
          <w:rFonts w:ascii="Arial" w:eastAsia="Arial" w:hAnsi="Arial" w:cs="Arial"/>
          <w:sz w:val="24"/>
          <w:szCs w:val="24"/>
        </w:rPr>
      </w:pPr>
    </w:p>
    <w:p w14:paraId="000000E9" w14:textId="137DDB12" w:rsidR="00476E63" w:rsidRPr="00682859" w:rsidRDefault="00A551B5" w:rsidP="0042693C">
      <w:pPr>
        <w:pStyle w:val="Heading3"/>
        <w:spacing w:line="480" w:lineRule="auto"/>
        <w:rPr>
          <w:rStyle w:val="Heading1Char"/>
          <w:rFonts w:ascii="Arial" w:hAnsi="Arial" w:cs="Arial"/>
          <w:b/>
          <w:color w:val="auto"/>
          <w:sz w:val="24"/>
          <w:szCs w:val="24"/>
        </w:rPr>
      </w:pPr>
      <w:r w:rsidRPr="00682859">
        <w:rPr>
          <w:rStyle w:val="Heading1Char"/>
          <w:rFonts w:ascii="Arial" w:hAnsi="Arial" w:cs="Arial"/>
          <w:b/>
          <w:color w:val="auto"/>
          <w:sz w:val="24"/>
          <w:szCs w:val="24"/>
        </w:rPr>
        <w:lastRenderedPageBreak/>
        <w:t>Objective of the Study</w:t>
      </w:r>
    </w:p>
    <w:p w14:paraId="000000EA" w14:textId="77777777" w:rsidR="00476E63" w:rsidRPr="00682859" w:rsidRDefault="00A551B5" w:rsidP="00D01E51">
      <w:pPr>
        <w:pStyle w:val="Heading4"/>
        <w:spacing w:before="0" w:after="0" w:line="480" w:lineRule="auto"/>
        <w:jc w:val="both"/>
        <w:rPr>
          <w:rFonts w:ascii="Arial" w:eastAsia="Arial" w:hAnsi="Arial" w:cs="Arial"/>
          <w:b/>
          <w:i w:val="0"/>
          <w:color w:val="auto"/>
          <w:sz w:val="24"/>
          <w:szCs w:val="24"/>
        </w:rPr>
      </w:pPr>
      <w:r w:rsidRPr="00682859">
        <w:rPr>
          <w:rFonts w:ascii="Arial" w:eastAsia="Arial" w:hAnsi="Arial" w:cs="Arial"/>
          <w:b/>
          <w:i w:val="0"/>
          <w:color w:val="auto"/>
          <w:sz w:val="24"/>
          <w:szCs w:val="24"/>
        </w:rPr>
        <w:t>General Objectives</w:t>
      </w:r>
    </w:p>
    <w:p w14:paraId="000000EB" w14:textId="77777777" w:rsidR="00476E63" w:rsidRPr="00D01E51" w:rsidRDefault="00A551B5" w:rsidP="00D01E51">
      <w:pPr>
        <w:widowControl/>
        <w:spacing w:line="480" w:lineRule="auto"/>
        <w:jc w:val="both"/>
        <w:rPr>
          <w:rFonts w:ascii="Arial" w:eastAsia="Arial" w:hAnsi="Arial" w:cs="Arial"/>
          <w:sz w:val="24"/>
          <w:szCs w:val="24"/>
        </w:rPr>
      </w:pPr>
      <w:r w:rsidRPr="00D01E51">
        <w:rPr>
          <w:rFonts w:ascii="Arial" w:eastAsia="Arial" w:hAnsi="Arial" w:cs="Arial"/>
          <w:b/>
          <w:sz w:val="24"/>
          <w:szCs w:val="24"/>
        </w:rPr>
        <w:tab/>
      </w:r>
      <w:r w:rsidRPr="00D01E51">
        <w:rPr>
          <w:rFonts w:ascii="Arial" w:eastAsia="Arial" w:hAnsi="Arial" w:cs="Arial"/>
          <w:sz w:val="24"/>
          <w:szCs w:val="24"/>
        </w:rPr>
        <w:t>The primary objective of this project is to develop and design the proposed Web-based Inventory Management System and Point of sales system enabled with AI allowing the business to efficiently operate to avoid the misinterpreting data gathered from the inventory and sales system; while also giving the business a way to establish an online presence wherein they can promote and reach their customers online.</w:t>
      </w:r>
    </w:p>
    <w:p w14:paraId="000000EC" w14:textId="77777777" w:rsidR="00476E63" w:rsidRPr="00D01E51" w:rsidRDefault="00A551B5" w:rsidP="00D01E51">
      <w:pPr>
        <w:widowControl/>
        <w:spacing w:line="480" w:lineRule="auto"/>
        <w:jc w:val="both"/>
        <w:rPr>
          <w:rFonts w:ascii="Arial" w:eastAsia="Arial" w:hAnsi="Arial" w:cs="Arial"/>
          <w:sz w:val="24"/>
          <w:szCs w:val="24"/>
        </w:rPr>
      </w:pPr>
      <w:r w:rsidRPr="00D01E51">
        <w:rPr>
          <w:rFonts w:ascii="Arial" w:eastAsia="Arial" w:hAnsi="Arial" w:cs="Arial"/>
          <w:sz w:val="24"/>
          <w:szCs w:val="24"/>
        </w:rPr>
        <w:tab/>
        <w:t>To achieve this goal effectively the following specific objectives will be implemented:</w:t>
      </w:r>
    </w:p>
    <w:p w14:paraId="000000EE" w14:textId="092B8C04" w:rsidR="00476E63" w:rsidRPr="00D01E51" w:rsidRDefault="00A551B5" w:rsidP="00D01E51">
      <w:pPr>
        <w:widowControl/>
        <w:numPr>
          <w:ilvl w:val="0"/>
          <w:numId w:val="2"/>
        </w:numPr>
        <w:pBdr>
          <w:top w:val="nil"/>
          <w:left w:val="nil"/>
          <w:bottom w:val="nil"/>
          <w:right w:val="nil"/>
          <w:between w:val="nil"/>
        </w:pBdr>
        <w:spacing w:line="480" w:lineRule="auto"/>
        <w:ind w:left="360"/>
        <w:jc w:val="both"/>
        <w:rPr>
          <w:rFonts w:ascii="Arial" w:eastAsia="Arial" w:hAnsi="Arial" w:cs="Arial"/>
          <w:sz w:val="24"/>
          <w:szCs w:val="24"/>
        </w:rPr>
      </w:pPr>
      <w:r w:rsidRPr="00D01E51">
        <w:rPr>
          <w:rFonts w:ascii="Arial" w:eastAsia="Arial" w:hAnsi="Arial" w:cs="Arial"/>
          <w:sz w:val="24"/>
          <w:szCs w:val="24"/>
        </w:rPr>
        <w:t>Develop an admin dashboard where admins can check data analytics of finance and the stock of goods in the inventory system allowing for data-driven decision making</w:t>
      </w:r>
    </w:p>
    <w:p w14:paraId="64F0FD4F" w14:textId="757EA8FD" w:rsidR="00376822" w:rsidRPr="00D01E51" w:rsidRDefault="00376822" w:rsidP="00D01E51">
      <w:pPr>
        <w:widowControl/>
        <w:numPr>
          <w:ilvl w:val="0"/>
          <w:numId w:val="2"/>
        </w:numPr>
        <w:pBdr>
          <w:top w:val="nil"/>
          <w:left w:val="nil"/>
          <w:bottom w:val="nil"/>
          <w:right w:val="nil"/>
          <w:between w:val="nil"/>
        </w:pBdr>
        <w:spacing w:line="480" w:lineRule="auto"/>
        <w:ind w:left="360"/>
        <w:jc w:val="both"/>
        <w:rPr>
          <w:rFonts w:ascii="Arial" w:eastAsia="Arial" w:hAnsi="Arial" w:cs="Arial"/>
          <w:sz w:val="24"/>
          <w:szCs w:val="24"/>
        </w:rPr>
      </w:pPr>
      <w:r w:rsidRPr="00D01E51">
        <w:rPr>
          <w:rFonts w:ascii="Arial" w:eastAsia="Arial" w:hAnsi="Arial" w:cs="Arial"/>
          <w:sz w:val="24"/>
          <w:szCs w:val="24"/>
        </w:rPr>
        <w:t xml:space="preserve">To forecast demand of products using </w:t>
      </w:r>
      <w:r w:rsidR="000B17F2">
        <w:rPr>
          <w:rFonts w:ascii="Arial" w:eastAsia="Arial" w:hAnsi="Arial" w:cs="Arial"/>
          <w:sz w:val="24"/>
          <w:szCs w:val="24"/>
        </w:rPr>
        <w:t>time-series analysis</w:t>
      </w:r>
      <w:r w:rsidRPr="00D01E51">
        <w:rPr>
          <w:rFonts w:ascii="Arial" w:eastAsia="Arial" w:hAnsi="Arial" w:cs="Arial"/>
          <w:sz w:val="24"/>
          <w:szCs w:val="24"/>
        </w:rPr>
        <w:t xml:space="preserve"> to </w:t>
      </w:r>
      <w:r w:rsidR="000B17F2">
        <w:rPr>
          <w:rFonts w:ascii="Arial" w:eastAsia="Arial" w:hAnsi="Arial" w:cs="Arial"/>
          <w:sz w:val="24"/>
          <w:szCs w:val="24"/>
        </w:rPr>
        <w:t>achieve data driven decision making.</w:t>
      </w:r>
    </w:p>
    <w:p w14:paraId="000000EF" w14:textId="1CF75EF6" w:rsidR="00476E63" w:rsidRPr="00D01E51" w:rsidRDefault="00A551B5" w:rsidP="00D01E51">
      <w:pPr>
        <w:widowControl/>
        <w:numPr>
          <w:ilvl w:val="0"/>
          <w:numId w:val="2"/>
        </w:numPr>
        <w:pBdr>
          <w:top w:val="nil"/>
          <w:left w:val="nil"/>
          <w:bottom w:val="nil"/>
          <w:right w:val="nil"/>
          <w:between w:val="nil"/>
        </w:pBdr>
        <w:spacing w:line="480" w:lineRule="auto"/>
        <w:ind w:left="360"/>
        <w:jc w:val="both"/>
        <w:rPr>
          <w:rFonts w:ascii="Arial" w:eastAsia="Arial" w:hAnsi="Arial" w:cs="Arial"/>
          <w:sz w:val="24"/>
          <w:szCs w:val="24"/>
        </w:rPr>
      </w:pPr>
      <w:r w:rsidRPr="00D01E51">
        <w:rPr>
          <w:rFonts w:ascii="Arial" w:eastAsia="Arial" w:hAnsi="Arial" w:cs="Arial"/>
          <w:sz w:val="24"/>
          <w:szCs w:val="24"/>
        </w:rPr>
        <w:t xml:space="preserve">Develop a Cashier and Service dashboard </w:t>
      </w:r>
      <w:r w:rsidR="006305C3" w:rsidRPr="00D01E51">
        <w:rPr>
          <w:rFonts w:ascii="Arial" w:eastAsia="Arial" w:hAnsi="Arial" w:cs="Arial"/>
          <w:sz w:val="24"/>
          <w:szCs w:val="24"/>
        </w:rPr>
        <w:t>that</w:t>
      </w:r>
      <w:r w:rsidRPr="00D01E51">
        <w:rPr>
          <w:rFonts w:ascii="Arial" w:eastAsia="Arial" w:hAnsi="Arial" w:cs="Arial"/>
          <w:sz w:val="24"/>
          <w:szCs w:val="24"/>
        </w:rPr>
        <w:t xml:space="preserve"> will include a point of sales system wherein cashiers can take the orders of walk-in customers. An employee profile page will also be included in this dashboard to see performance matrix and attendance.</w:t>
      </w:r>
    </w:p>
    <w:p w14:paraId="000000F1" w14:textId="5E04F53C" w:rsidR="00476E63" w:rsidRPr="00D01E51" w:rsidRDefault="00A551B5" w:rsidP="00D01E51">
      <w:pPr>
        <w:widowControl/>
        <w:numPr>
          <w:ilvl w:val="0"/>
          <w:numId w:val="2"/>
        </w:numPr>
        <w:pBdr>
          <w:top w:val="nil"/>
          <w:left w:val="nil"/>
          <w:bottom w:val="nil"/>
          <w:right w:val="nil"/>
          <w:between w:val="nil"/>
        </w:pBdr>
        <w:spacing w:line="480" w:lineRule="auto"/>
        <w:ind w:left="360"/>
        <w:jc w:val="both"/>
        <w:rPr>
          <w:rFonts w:ascii="Arial" w:eastAsia="Arial" w:hAnsi="Arial" w:cs="Arial"/>
          <w:sz w:val="24"/>
          <w:szCs w:val="24"/>
        </w:rPr>
      </w:pPr>
      <w:r w:rsidRPr="00D01E51">
        <w:rPr>
          <w:rFonts w:ascii="Arial" w:eastAsia="Arial" w:hAnsi="Arial" w:cs="Arial"/>
          <w:sz w:val="24"/>
          <w:szCs w:val="24"/>
        </w:rPr>
        <w:t>Develop a customer user interface allowing customer interaction such as table reservations and pre-order</w:t>
      </w:r>
      <w:sdt>
        <w:sdtPr>
          <w:rPr>
            <w:rFonts w:ascii="Arial" w:hAnsi="Arial" w:cs="Arial"/>
            <w:sz w:val="24"/>
            <w:szCs w:val="24"/>
          </w:rPr>
          <w:tag w:val="goog_rdk_16"/>
          <w:id w:val="-81763381"/>
        </w:sdtPr>
        <w:sdtContent>
          <w:r w:rsidRPr="00D01E51">
            <w:rPr>
              <w:rFonts w:ascii="Arial" w:eastAsia="Arial" w:hAnsi="Arial" w:cs="Arial"/>
              <w:sz w:val="24"/>
              <w:szCs w:val="24"/>
            </w:rPr>
            <w:t>ing of products</w:t>
          </w:r>
        </w:sdtContent>
      </w:sdt>
      <w:r w:rsidRPr="00D01E51">
        <w:rPr>
          <w:rFonts w:ascii="Arial" w:eastAsia="Arial" w:hAnsi="Arial" w:cs="Arial"/>
          <w:sz w:val="24"/>
          <w:szCs w:val="24"/>
        </w:rPr>
        <w:t xml:space="preserve">. </w:t>
      </w:r>
    </w:p>
    <w:p w14:paraId="6E027ECE" w14:textId="148A934F" w:rsidR="00423F91" w:rsidRPr="00992A53" w:rsidRDefault="001D258C" w:rsidP="00D01E51">
      <w:pPr>
        <w:widowControl/>
        <w:numPr>
          <w:ilvl w:val="0"/>
          <w:numId w:val="2"/>
        </w:numPr>
        <w:pBdr>
          <w:top w:val="nil"/>
          <w:left w:val="nil"/>
          <w:bottom w:val="nil"/>
          <w:right w:val="nil"/>
          <w:between w:val="nil"/>
        </w:pBdr>
        <w:spacing w:line="480" w:lineRule="auto"/>
        <w:ind w:left="360"/>
        <w:jc w:val="both"/>
        <w:rPr>
          <w:rFonts w:ascii="Arial" w:eastAsia="Arial" w:hAnsi="Arial" w:cs="Arial"/>
          <w:sz w:val="24"/>
          <w:szCs w:val="24"/>
        </w:rPr>
      </w:pPr>
      <w:sdt>
        <w:sdtPr>
          <w:rPr>
            <w:rFonts w:ascii="Arial" w:hAnsi="Arial" w:cs="Arial"/>
            <w:sz w:val="24"/>
            <w:szCs w:val="24"/>
          </w:rPr>
          <w:tag w:val="goog_rdk_24"/>
          <w:id w:val="754019275"/>
        </w:sdtPr>
        <w:sdtContent>
          <w:sdt>
            <w:sdtPr>
              <w:rPr>
                <w:rFonts w:ascii="Arial" w:hAnsi="Arial" w:cs="Arial"/>
                <w:sz w:val="24"/>
                <w:szCs w:val="24"/>
              </w:rPr>
              <w:tag w:val="goog_rdk_25"/>
              <w:id w:val="-1082903105"/>
            </w:sdtPr>
            <w:sdtContent>
              <w:r w:rsidR="00A551B5" w:rsidRPr="00D01E51">
                <w:rPr>
                  <w:rFonts w:ascii="Arial" w:eastAsia="Arial" w:hAnsi="Arial" w:cs="Arial"/>
                  <w:sz w:val="24"/>
                  <w:szCs w:val="24"/>
                </w:rPr>
                <w:t>To evaluate the system according to ISO 25010 software quality characteristics such a</w:t>
              </w:r>
              <w:r w:rsidR="0091514D" w:rsidRPr="00D01E51">
                <w:rPr>
                  <w:rFonts w:ascii="Arial" w:eastAsia="Arial" w:hAnsi="Arial" w:cs="Arial"/>
                  <w:sz w:val="24"/>
                  <w:szCs w:val="24"/>
                </w:rPr>
                <w:t xml:space="preserve">s </w:t>
              </w:r>
              <w:r w:rsidR="00432581" w:rsidRPr="00D01E51">
                <w:rPr>
                  <w:rFonts w:ascii="Arial" w:eastAsia="Arial" w:hAnsi="Arial" w:cs="Arial"/>
                  <w:sz w:val="24"/>
                  <w:szCs w:val="24"/>
                </w:rPr>
                <w:t>functional completeness, functional correctness, interoperability</w:t>
              </w:r>
              <w:r w:rsidR="00242D57" w:rsidRPr="00D01E51">
                <w:rPr>
                  <w:rFonts w:ascii="Arial" w:eastAsia="Arial" w:hAnsi="Arial" w:cs="Arial"/>
                  <w:sz w:val="24"/>
                  <w:szCs w:val="24"/>
                </w:rPr>
                <w:t xml:space="preserve"> between devices</w:t>
              </w:r>
              <w:r w:rsidR="00432581" w:rsidRPr="00D01E51">
                <w:rPr>
                  <w:rFonts w:ascii="Arial" w:eastAsia="Arial" w:hAnsi="Arial" w:cs="Arial"/>
                  <w:sz w:val="24"/>
                  <w:szCs w:val="24"/>
                </w:rPr>
                <w:t xml:space="preserve">, </w:t>
              </w:r>
              <w:r w:rsidR="00C826A3" w:rsidRPr="00D01E51">
                <w:rPr>
                  <w:rFonts w:ascii="Arial" w:eastAsia="Arial" w:hAnsi="Arial" w:cs="Arial"/>
                  <w:sz w:val="24"/>
                  <w:szCs w:val="24"/>
                </w:rPr>
                <w:t xml:space="preserve">operability by users. Also </w:t>
              </w:r>
              <w:r w:rsidR="00163314" w:rsidRPr="00D01E51">
                <w:rPr>
                  <w:rFonts w:ascii="Arial" w:eastAsia="Arial" w:hAnsi="Arial" w:cs="Arial"/>
                  <w:sz w:val="24"/>
                  <w:szCs w:val="24"/>
                </w:rPr>
                <w:t>includes</w:t>
              </w:r>
              <w:r w:rsidR="00C826A3" w:rsidRPr="00D01E51">
                <w:rPr>
                  <w:rFonts w:ascii="Arial" w:eastAsia="Arial" w:hAnsi="Arial" w:cs="Arial"/>
                  <w:sz w:val="24"/>
                  <w:szCs w:val="24"/>
                </w:rPr>
                <w:t xml:space="preserve"> the flexibility of the system</w:t>
              </w:r>
              <w:r w:rsidR="002C4649" w:rsidRPr="00D01E51">
                <w:rPr>
                  <w:rFonts w:ascii="Arial" w:eastAsia="Arial" w:hAnsi="Arial" w:cs="Arial"/>
                  <w:sz w:val="24"/>
                  <w:szCs w:val="24"/>
                </w:rPr>
                <w:t xml:space="preserve"> and maintainability of the system.</w:t>
              </w:r>
            </w:sdtContent>
          </w:sdt>
        </w:sdtContent>
      </w:sdt>
    </w:p>
    <w:p w14:paraId="18BBA4E0" w14:textId="77777777" w:rsidR="00992A53" w:rsidRPr="00992A53" w:rsidRDefault="00992A53" w:rsidP="00992A53">
      <w:pPr>
        <w:widowControl/>
        <w:pBdr>
          <w:top w:val="nil"/>
          <w:left w:val="nil"/>
          <w:bottom w:val="nil"/>
          <w:right w:val="nil"/>
          <w:between w:val="nil"/>
        </w:pBdr>
        <w:spacing w:line="480" w:lineRule="auto"/>
        <w:jc w:val="both"/>
        <w:rPr>
          <w:rFonts w:ascii="Arial" w:eastAsia="Arial" w:hAnsi="Arial" w:cs="Arial"/>
          <w:sz w:val="24"/>
          <w:szCs w:val="24"/>
        </w:rPr>
      </w:pPr>
    </w:p>
    <w:p w14:paraId="000000F4" w14:textId="77777777" w:rsidR="00476E63" w:rsidRPr="00682859" w:rsidRDefault="00A551B5" w:rsidP="00D01E51">
      <w:pPr>
        <w:pStyle w:val="Heading4"/>
        <w:spacing w:before="0" w:after="0" w:line="480" w:lineRule="auto"/>
        <w:jc w:val="both"/>
        <w:rPr>
          <w:rFonts w:ascii="Arial" w:eastAsia="Arial" w:hAnsi="Arial" w:cs="Arial"/>
          <w:b/>
          <w:i w:val="0"/>
          <w:color w:val="auto"/>
          <w:sz w:val="24"/>
          <w:szCs w:val="24"/>
        </w:rPr>
      </w:pPr>
      <w:r w:rsidRPr="00682859">
        <w:rPr>
          <w:rFonts w:ascii="Arial" w:eastAsia="Arial" w:hAnsi="Arial" w:cs="Arial"/>
          <w:b/>
          <w:i w:val="0"/>
          <w:color w:val="auto"/>
          <w:sz w:val="24"/>
          <w:szCs w:val="24"/>
        </w:rPr>
        <w:t>Significance of Study</w:t>
      </w:r>
    </w:p>
    <w:p w14:paraId="000000F5" w14:textId="77777777" w:rsidR="00476E63" w:rsidRPr="00D01E51" w:rsidRDefault="00A551B5" w:rsidP="00D01E51">
      <w:pPr>
        <w:spacing w:line="480" w:lineRule="auto"/>
        <w:jc w:val="both"/>
        <w:rPr>
          <w:rFonts w:ascii="Arial" w:eastAsia="Arial" w:hAnsi="Arial" w:cs="Arial"/>
          <w:sz w:val="24"/>
          <w:szCs w:val="24"/>
        </w:rPr>
      </w:pPr>
      <w:r w:rsidRPr="00D01E51">
        <w:rPr>
          <w:rFonts w:ascii="Arial" w:eastAsia="Arial" w:hAnsi="Arial" w:cs="Arial"/>
          <w:sz w:val="24"/>
          <w:szCs w:val="24"/>
        </w:rPr>
        <w:tab/>
        <w:t>This Capstone project will provide Metro 7 Resto Bar an AI enabled inventory management and point of Sales system which can be accessed through the internet, giving the owner, employees and customers seamless access to the restaurant.</w:t>
      </w:r>
      <w:r w:rsidRPr="00D01E51">
        <w:rPr>
          <w:rFonts w:ascii="Arial" w:eastAsia="Arial" w:hAnsi="Arial" w:cs="Arial"/>
          <w:b/>
          <w:sz w:val="24"/>
          <w:szCs w:val="24"/>
        </w:rPr>
        <w:t xml:space="preserve"> </w:t>
      </w:r>
      <w:r w:rsidRPr="00D01E51">
        <w:rPr>
          <w:rFonts w:ascii="Arial" w:eastAsia="Arial" w:hAnsi="Arial" w:cs="Arial"/>
          <w:sz w:val="24"/>
          <w:szCs w:val="24"/>
        </w:rPr>
        <w:t>The following are the key people who would benefit from this project.</w:t>
      </w:r>
    </w:p>
    <w:p w14:paraId="000000F6" w14:textId="77777777" w:rsidR="00476E63" w:rsidRPr="00D01E51" w:rsidRDefault="00476E63" w:rsidP="00D01E51">
      <w:pPr>
        <w:spacing w:line="480" w:lineRule="auto"/>
        <w:jc w:val="both"/>
        <w:rPr>
          <w:rFonts w:ascii="Arial" w:eastAsia="Arial" w:hAnsi="Arial" w:cs="Arial"/>
          <w:sz w:val="24"/>
          <w:szCs w:val="24"/>
        </w:rPr>
      </w:pPr>
    </w:p>
    <w:p w14:paraId="000000F7" w14:textId="77777777" w:rsidR="00476E63" w:rsidRPr="00D01E51" w:rsidRDefault="00A551B5" w:rsidP="00D01E51">
      <w:pPr>
        <w:spacing w:line="480" w:lineRule="auto"/>
        <w:jc w:val="both"/>
        <w:rPr>
          <w:rFonts w:ascii="Arial" w:eastAsia="Arial" w:hAnsi="Arial" w:cs="Arial"/>
          <w:sz w:val="24"/>
          <w:szCs w:val="24"/>
        </w:rPr>
      </w:pPr>
      <w:r w:rsidRPr="00D01E51">
        <w:rPr>
          <w:rFonts w:ascii="Arial" w:eastAsia="Arial" w:hAnsi="Arial" w:cs="Arial"/>
          <w:b/>
          <w:sz w:val="24"/>
          <w:szCs w:val="24"/>
        </w:rPr>
        <w:t xml:space="preserve">Owner and Staff – </w:t>
      </w:r>
      <w:r w:rsidRPr="00D01E51">
        <w:rPr>
          <w:rFonts w:ascii="Arial" w:eastAsia="Arial" w:hAnsi="Arial" w:cs="Arial"/>
          <w:sz w:val="24"/>
          <w:szCs w:val="24"/>
        </w:rPr>
        <w:t xml:space="preserve">With the creation of this system, the owner have full access to the system and can be able to analyze revenue and inventory data in real time using the admin dashboard. </w:t>
      </w:r>
    </w:p>
    <w:p w14:paraId="000000F8" w14:textId="593E61DA" w:rsidR="00476E63" w:rsidRPr="00D01E51" w:rsidRDefault="00A551B5" w:rsidP="00D01E51">
      <w:pPr>
        <w:spacing w:line="480" w:lineRule="auto"/>
        <w:jc w:val="both"/>
        <w:rPr>
          <w:rFonts w:ascii="Arial" w:eastAsia="Arial" w:hAnsi="Arial" w:cs="Arial"/>
          <w:sz w:val="24"/>
          <w:szCs w:val="24"/>
        </w:rPr>
      </w:pPr>
      <w:r w:rsidRPr="00D01E51">
        <w:rPr>
          <w:rFonts w:ascii="Arial" w:eastAsia="Arial" w:hAnsi="Arial" w:cs="Arial"/>
          <w:b/>
          <w:sz w:val="24"/>
          <w:szCs w:val="24"/>
        </w:rPr>
        <w:t>Clients/Customer</w:t>
      </w:r>
      <w:r w:rsidRPr="00D01E51">
        <w:rPr>
          <w:rFonts w:ascii="Arial" w:eastAsia="Arial" w:hAnsi="Arial" w:cs="Arial"/>
          <w:sz w:val="24"/>
          <w:szCs w:val="24"/>
        </w:rPr>
        <w:t xml:space="preserve"> – To increase business credibility and customer satisfaction, the website will include a user authentication where they can be able to reserve a table remotely. A webpage about Metro 7 and its menu and services will be shown for </w:t>
      </w:r>
      <w:r w:rsidR="006305C3" w:rsidRPr="00D01E51">
        <w:rPr>
          <w:rFonts w:ascii="Arial" w:eastAsia="Arial" w:hAnsi="Arial" w:cs="Arial"/>
          <w:sz w:val="24"/>
          <w:szCs w:val="24"/>
        </w:rPr>
        <w:t>easier</w:t>
      </w:r>
      <w:r w:rsidRPr="00D01E51">
        <w:rPr>
          <w:rFonts w:ascii="Arial" w:eastAsia="Arial" w:hAnsi="Arial" w:cs="Arial"/>
          <w:sz w:val="24"/>
          <w:szCs w:val="24"/>
        </w:rPr>
        <w:t xml:space="preserve"> visibility for the clients/custome</w:t>
      </w:r>
      <w:sdt>
        <w:sdtPr>
          <w:rPr>
            <w:rFonts w:ascii="Arial" w:hAnsi="Arial" w:cs="Arial"/>
            <w:sz w:val="24"/>
            <w:szCs w:val="24"/>
          </w:rPr>
          <w:tag w:val="goog_rdk_29"/>
          <w:id w:val="-1693907052"/>
        </w:sdtPr>
        <w:sdtContent/>
      </w:sdt>
      <w:r w:rsidR="008A531F" w:rsidRPr="00D01E51">
        <w:rPr>
          <w:rFonts w:ascii="Arial" w:eastAsia="Arial" w:hAnsi="Arial" w:cs="Arial"/>
          <w:sz w:val="24"/>
          <w:szCs w:val="24"/>
        </w:rPr>
        <w:t>r.</w:t>
      </w:r>
    </w:p>
    <w:p w14:paraId="000000F9" w14:textId="77777777" w:rsidR="00476E63" w:rsidRPr="00D01E51" w:rsidRDefault="00A551B5" w:rsidP="00D01E51">
      <w:pPr>
        <w:spacing w:line="480" w:lineRule="auto"/>
        <w:jc w:val="both"/>
        <w:rPr>
          <w:rFonts w:ascii="Arial" w:eastAsia="Arial" w:hAnsi="Arial" w:cs="Arial"/>
          <w:sz w:val="24"/>
          <w:szCs w:val="24"/>
        </w:rPr>
      </w:pPr>
      <w:r w:rsidRPr="00D01E51">
        <w:rPr>
          <w:rFonts w:ascii="Arial" w:eastAsia="Arial" w:hAnsi="Arial" w:cs="Arial"/>
          <w:b/>
          <w:sz w:val="24"/>
          <w:szCs w:val="24"/>
        </w:rPr>
        <w:t xml:space="preserve">Future Researchers – </w:t>
      </w:r>
      <w:r w:rsidRPr="00D01E51">
        <w:rPr>
          <w:rFonts w:ascii="Arial" w:eastAsia="Arial" w:hAnsi="Arial" w:cs="Arial"/>
          <w:sz w:val="24"/>
          <w:szCs w:val="24"/>
        </w:rPr>
        <w:t>This capstone project will be a steppingstone for future researchers who wish to conduct a similar study or project.</w:t>
      </w:r>
    </w:p>
    <w:p w14:paraId="000000FA" w14:textId="77777777" w:rsidR="00476E63" w:rsidRPr="00D01E51" w:rsidRDefault="00476E63" w:rsidP="00D01E51">
      <w:pPr>
        <w:spacing w:line="480" w:lineRule="auto"/>
        <w:jc w:val="both"/>
        <w:rPr>
          <w:rFonts w:ascii="Arial" w:eastAsia="Arial" w:hAnsi="Arial" w:cs="Arial"/>
          <w:sz w:val="24"/>
          <w:szCs w:val="24"/>
        </w:rPr>
      </w:pPr>
    </w:p>
    <w:p w14:paraId="000000FB" w14:textId="77777777" w:rsidR="00476E63" w:rsidRPr="00D01E51" w:rsidRDefault="00A551B5" w:rsidP="00D01E51">
      <w:pPr>
        <w:widowControl/>
        <w:spacing w:line="480" w:lineRule="auto"/>
        <w:jc w:val="both"/>
        <w:rPr>
          <w:rFonts w:ascii="Arial" w:eastAsia="Arial" w:hAnsi="Arial" w:cs="Arial"/>
          <w:sz w:val="24"/>
          <w:szCs w:val="24"/>
        </w:rPr>
      </w:pPr>
      <w:r w:rsidRPr="00D01E51">
        <w:rPr>
          <w:rFonts w:ascii="Arial" w:eastAsia="Arial" w:hAnsi="Arial" w:cs="Arial"/>
          <w:b/>
          <w:sz w:val="24"/>
          <w:szCs w:val="24"/>
        </w:rPr>
        <w:lastRenderedPageBreak/>
        <w:t>Scope and Limitation</w:t>
      </w:r>
    </w:p>
    <w:p w14:paraId="000000FC" w14:textId="506C92C6" w:rsidR="00476E63" w:rsidRPr="00D01E51" w:rsidRDefault="00A551B5" w:rsidP="00D01E51">
      <w:pPr>
        <w:spacing w:line="480" w:lineRule="auto"/>
        <w:jc w:val="both"/>
        <w:rPr>
          <w:rFonts w:ascii="Arial" w:eastAsia="Arial" w:hAnsi="Arial" w:cs="Arial"/>
          <w:sz w:val="24"/>
          <w:szCs w:val="24"/>
        </w:rPr>
      </w:pPr>
      <w:r w:rsidRPr="00D01E51">
        <w:rPr>
          <w:rFonts w:ascii="Arial" w:eastAsia="Arial" w:hAnsi="Arial" w:cs="Arial"/>
          <w:sz w:val="24"/>
          <w:szCs w:val="24"/>
        </w:rPr>
        <w:tab/>
        <w:t xml:space="preserve">This study focuses on Metro 7 Resto Bar. With its Inventory Management and Point of Sales System, it was specifically developed to meet the needs of Metro 7 </w:t>
      </w:r>
      <w:r w:rsidR="00FF627A" w:rsidRPr="00D01E51">
        <w:rPr>
          <w:rFonts w:ascii="Arial" w:eastAsia="Arial" w:hAnsi="Arial" w:cs="Arial"/>
          <w:sz w:val="24"/>
          <w:szCs w:val="24"/>
        </w:rPr>
        <w:t>for</w:t>
      </w:r>
      <w:r w:rsidRPr="00D01E51">
        <w:rPr>
          <w:rFonts w:ascii="Arial" w:eastAsia="Arial" w:hAnsi="Arial" w:cs="Arial"/>
          <w:sz w:val="24"/>
          <w:szCs w:val="24"/>
        </w:rPr>
        <w:t xml:space="preserve"> its employees and customers with a web-based online system, ensuring efficiently operate their business by giving them a stronger online presence and broader reach of audience.</w:t>
      </w:r>
    </w:p>
    <w:p w14:paraId="000000FD" w14:textId="77777777" w:rsidR="00476E63" w:rsidRPr="00D01E51" w:rsidRDefault="00A551B5" w:rsidP="00D01E51">
      <w:pPr>
        <w:spacing w:line="480" w:lineRule="auto"/>
        <w:ind w:firstLine="720"/>
        <w:jc w:val="both"/>
        <w:rPr>
          <w:rFonts w:ascii="Arial" w:eastAsia="Arial" w:hAnsi="Arial" w:cs="Arial"/>
          <w:sz w:val="24"/>
          <w:szCs w:val="24"/>
        </w:rPr>
      </w:pPr>
      <w:r w:rsidRPr="00D01E51">
        <w:rPr>
          <w:rFonts w:ascii="Arial" w:eastAsia="Arial" w:hAnsi="Arial" w:cs="Arial"/>
          <w:sz w:val="24"/>
          <w:szCs w:val="24"/>
        </w:rPr>
        <w:t>The design of the web-based system and website are based on the preferred color of the beneficiaries while the logo and pictures came from the business establishment itself.</w:t>
      </w:r>
    </w:p>
    <w:p w14:paraId="000000FE" w14:textId="2B661988" w:rsidR="00476E63" w:rsidRPr="00D01E51" w:rsidRDefault="00A551B5" w:rsidP="00D01E51">
      <w:pPr>
        <w:spacing w:line="480" w:lineRule="auto"/>
        <w:jc w:val="both"/>
        <w:rPr>
          <w:rFonts w:ascii="Arial" w:eastAsia="Arial" w:hAnsi="Arial" w:cs="Arial"/>
          <w:sz w:val="24"/>
          <w:szCs w:val="24"/>
        </w:rPr>
      </w:pPr>
      <w:r w:rsidRPr="00D01E51">
        <w:rPr>
          <w:rFonts w:ascii="Arial" w:eastAsia="Arial" w:hAnsi="Arial" w:cs="Arial"/>
          <w:sz w:val="24"/>
          <w:szCs w:val="24"/>
        </w:rPr>
        <w:tab/>
        <w:t xml:space="preserve">The fully developed website will contain a landing page where the contact information of the shop </w:t>
      </w:r>
      <w:sdt>
        <w:sdtPr>
          <w:rPr>
            <w:rFonts w:ascii="Arial" w:hAnsi="Arial" w:cs="Arial"/>
            <w:sz w:val="24"/>
            <w:szCs w:val="24"/>
          </w:rPr>
          <w:tag w:val="goog_rdk_30"/>
          <w:id w:val="-1333607712"/>
        </w:sdtPr>
        <w:sdtContent/>
      </w:sdt>
      <w:sdt>
        <w:sdtPr>
          <w:rPr>
            <w:rFonts w:ascii="Arial" w:hAnsi="Arial" w:cs="Arial"/>
            <w:sz w:val="24"/>
            <w:szCs w:val="24"/>
          </w:rPr>
          <w:tag w:val="goog_rdk_31"/>
          <w:id w:val="1675992603"/>
        </w:sdtPr>
        <w:sdtContent/>
      </w:sdt>
      <w:sdt>
        <w:sdtPr>
          <w:rPr>
            <w:rFonts w:ascii="Arial" w:hAnsi="Arial" w:cs="Arial"/>
            <w:sz w:val="24"/>
            <w:szCs w:val="24"/>
          </w:rPr>
          <w:tag w:val="goog_rdk_32"/>
          <w:id w:val="-641504918"/>
        </w:sdtPr>
        <w:sdtContent/>
      </w:sdt>
      <w:r w:rsidRPr="00D01E51">
        <w:rPr>
          <w:rFonts w:ascii="Arial" w:eastAsia="Arial" w:hAnsi="Arial" w:cs="Arial"/>
          <w:sz w:val="24"/>
          <w:szCs w:val="24"/>
        </w:rPr>
        <w:t xml:space="preserve">such as address, mobile number, email and location using google maps. The customer UI website a user authentication to see their order history, reservations and ordering system where customers can pay a downpayment to reserve a table and advance order, an online menu catalog where customers can see the products the business is offering and buy them via add to cart function. There will also be a separate website and dashboard for admins and employees where they can interact with </w:t>
      </w:r>
      <w:sdt>
        <w:sdtPr>
          <w:rPr>
            <w:rFonts w:ascii="Arial" w:hAnsi="Arial" w:cs="Arial"/>
            <w:sz w:val="24"/>
            <w:szCs w:val="24"/>
          </w:rPr>
          <w:tag w:val="goog_rdk_33"/>
          <w:id w:val="-1461341349"/>
        </w:sdtPr>
        <w:sdtContent>
          <w:r w:rsidRPr="00D01E51">
            <w:rPr>
              <w:rFonts w:ascii="Arial" w:eastAsia="Arial" w:hAnsi="Arial" w:cs="Arial"/>
              <w:sz w:val="24"/>
              <w:szCs w:val="24"/>
            </w:rPr>
            <w:t>customers'</w:t>
          </w:r>
        </w:sdtContent>
      </w:sdt>
      <w:sdt>
        <w:sdtPr>
          <w:rPr>
            <w:rFonts w:ascii="Arial" w:hAnsi="Arial" w:cs="Arial"/>
            <w:sz w:val="24"/>
            <w:szCs w:val="24"/>
          </w:rPr>
          <w:tag w:val="goog_rdk_34"/>
          <w:id w:val="348760863"/>
          <w:showingPlcHdr/>
        </w:sdtPr>
        <w:sdtContent>
          <w:r w:rsidR="006305C3" w:rsidRPr="00D01E51">
            <w:rPr>
              <w:rFonts w:ascii="Arial" w:hAnsi="Arial" w:cs="Arial"/>
              <w:sz w:val="24"/>
              <w:szCs w:val="24"/>
            </w:rPr>
            <w:t xml:space="preserve">     </w:t>
          </w:r>
        </w:sdtContent>
      </w:sdt>
      <w:r w:rsidRPr="00D01E51">
        <w:rPr>
          <w:rFonts w:ascii="Arial" w:eastAsia="Arial" w:hAnsi="Arial" w:cs="Arial"/>
          <w:sz w:val="24"/>
          <w:szCs w:val="24"/>
        </w:rPr>
        <w:t xml:space="preserve"> inquiries and interact with customers’ orders</w:t>
      </w:r>
      <w:sdt>
        <w:sdtPr>
          <w:rPr>
            <w:rFonts w:ascii="Arial" w:hAnsi="Arial" w:cs="Arial"/>
            <w:sz w:val="24"/>
            <w:szCs w:val="24"/>
          </w:rPr>
          <w:tag w:val="goog_rdk_35"/>
          <w:id w:val="585656357"/>
        </w:sdtPr>
        <w:sdtContent>
          <w:r w:rsidRPr="00D01E51">
            <w:rPr>
              <w:rFonts w:ascii="Arial" w:eastAsia="Arial" w:hAnsi="Arial" w:cs="Arial"/>
              <w:sz w:val="24"/>
              <w:szCs w:val="24"/>
            </w:rPr>
            <w:t>.</w:t>
          </w:r>
        </w:sdtContent>
      </w:sdt>
      <w:sdt>
        <w:sdtPr>
          <w:rPr>
            <w:rFonts w:ascii="Arial" w:hAnsi="Arial" w:cs="Arial"/>
            <w:sz w:val="24"/>
            <w:szCs w:val="24"/>
          </w:rPr>
          <w:tag w:val="goog_rdk_36"/>
          <w:id w:val="-1355888254"/>
          <w:showingPlcHdr/>
        </w:sdtPr>
        <w:sdtContent>
          <w:r w:rsidR="006305C3" w:rsidRPr="00D01E51">
            <w:rPr>
              <w:rFonts w:ascii="Arial" w:hAnsi="Arial" w:cs="Arial"/>
              <w:sz w:val="24"/>
              <w:szCs w:val="24"/>
            </w:rPr>
            <w:t xml:space="preserve">     </w:t>
          </w:r>
        </w:sdtContent>
      </w:sdt>
      <w:r w:rsidRPr="00D01E51">
        <w:rPr>
          <w:rFonts w:ascii="Arial" w:eastAsia="Arial" w:hAnsi="Arial" w:cs="Arial"/>
          <w:sz w:val="24"/>
          <w:szCs w:val="24"/>
        </w:rPr>
        <w:t xml:space="preserve"> </w:t>
      </w:r>
      <w:sdt>
        <w:sdtPr>
          <w:rPr>
            <w:rFonts w:ascii="Arial" w:hAnsi="Arial" w:cs="Arial"/>
            <w:sz w:val="24"/>
            <w:szCs w:val="24"/>
          </w:rPr>
          <w:tag w:val="goog_rdk_37"/>
          <w:id w:val="-422106207"/>
        </w:sdtPr>
        <w:sdtContent>
          <w:r w:rsidRPr="00D01E51">
            <w:rPr>
              <w:rFonts w:ascii="Arial" w:eastAsia="Arial" w:hAnsi="Arial" w:cs="Arial"/>
              <w:sz w:val="24"/>
              <w:szCs w:val="24"/>
            </w:rPr>
            <w:t>A</w:t>
          </w:r>
        </w:sdtContent>
      </w:sdt>
      <w:r w:rsidRPr="00D01E51">
        <w:rPr>
          <w:rFonts w:ascii="Arial" w:eastAsia="Arial" w:hAnsi="Arial" w:cs="Arial"/>
          <w:sz w:val="24"/>
          <w:szCs w:val="24"/>
        </w:rPr>
        <w:t>dditionally on the admin dashboard</w:t>
      </w:r>
      <w:sdt>
        <w:sdtPr>
          <w:rPr>
            <w:rFonts w:ascii="Arial" w:hAnsi="Arial" w:cs="Arial"/>
            <w:sz w:val="24"/>
            <w:szCs w:val="24"/>
          </w:rPr>
          <w:tag w:val="goog_rdk_39"/>
          <w:id w:val="1392467189"/>
        </w:sdtPr>
        <w:sdtContent>
          <w:r w:rsidR="006305C3" w:rsidRPr="00D01E51">
            <w:rPr>
              <w:rFonts w:ascii="Arial" w:eastAsia="Arial" w:hAnsi="Arial" w:cs="Arial"/>
              <w:sz w:val="24"/>
              <w:szCs w:val="24"/>
            </w:rPr>
            <w:t>,</w:t>
          </w:r>
        </w:sdtContent>
      </w:sdt>
      <w:r w:rsidRPr="00D01E51">
        <w:rPr>
          <w:rFonts w:ascii="Arial" w:eastAsia="Arial" w:hAnsi="Arial" w:cs="Arial"/>
          <w:sz w:val="24"/>
          <w:szCs w:val="24"/>
        </w:rPr>
        <w:t xml:space="preserve"> a graph will be presented for the business revenue and history allowing for a better understanding of the gathered data and orders</w:t>
      </w:r>
      <w:sdt>
        <w:sdtPr>
          <w:rPr>
            <w:rFonts w:ascii="Arial" w:hAnsi="Arial" w:cs="Arial"/>
            <w:sz w:val="24"/>
            <w:szCs w:val="24"/>
          </w:rPr>
          <w:tag w:val="goog_rdk_40"/>
          <w:id w:val="-2057539330"/>
        </w:sdtPr>
        <w:sdtContent>
          <w:r w:rsidRPr="00D01E51">
            <w:rPr>
              <w:rFonts w:ascii="Arial" w:eastAsia="Arial" w:hAnsi="Arial" w:cs="Arial"/>
              <w:sz w:val="24"/>
              <w:szCs w:val="24"/>
            </w:rPr>
            <w:t>.</w:t>
          </w:r>
        </w:sdtContent>
      </w:sdt>
      <w:sdt>
        <w:sdtPr>
          <w:rPr>
            <w:rFonts w:ascii="Arial" w:hAnsi="Arial" w:cs="Arial"/>
            <w:sz w:val="24"/>
            <w:szCs w:val="24"/>
          </w:rPr>
          <w:tag w:val="goog_rdk_41"/>
          <w:id w:val="458919629"/>
          <w:showingPlcHdr/>
        </w:sdtPr>
        <w:sdtContent>
          <w:r w:rsidR="006305C3" w:rsidRPr="00D01E51">
            <w:rPr>
              <w:rFonts w:ascii="Arial" w:hAnsi="Arial" w:cs="Arial"/>
              <w:sz w:val="24"/>
              <w:szCs w:val="24"/>
            </w:rPr>
            <w:t xml:space="preserve">     </w:t>
          </w:r>
        </w:sdtContent>
      </w:sdt>
      <w:r w:rsidRPr="00D01E51">
        <w:rPr>
          <w:rFonts w:ascii="Arial" w:eastAsia="Arial" w:hAnsi="Arial" w:cs="Arial"/>
          <w:sz w:val="24"/>
          <w:szCs w:val="24"/>
        </w:rPr>
        <w:t xml:space="preserve"> </w:t>
      </w:r>
      <w:sdt>
        <w:sdtPr>
          <w:rPr>
            <w:rFonts w:ascii="Arial" w:hAnsi="Arial" w:cs="Arial"/>
            <w:sz w:val="24"/>
            <w:szCs w:val="24"/>
          </w:rPr>
          <w:tag w:val="goog_rdk_42"/>
          <w:id w:val="-1511586856"/>
        </w:sdtPr>
        <w:sdtContent>
          <w:r w:rsidRPr="00D01E51">
            <w:rPr>
              <w:rFonts w:ascii="Arial" w:eastAsia="Arial" w:hAnsi="Arial" w:cs="Arial"/>
              <w:sz w:val="24"/>
              <w:szCs w:val="24"/>
            </w:rPr>
            <w:t>A</w:t>
          </w:r>
        </w:sdtContent>
      </w:sdt>
      <w:r w:rsidRPr="00D01E51">
        <w:rPr>
          <w:rFonts w:ascii="Arial" w:eastAsia="Arial" w:hAnsi="Arial" w:cs="Arial"/>
          <w:sz w:val="24"/>
          <w:szCs w:val="24"/>
        </w:rPr>
        <w:t>nother feature will be the inventory management where admins will be able to view, add, manage and remove their current stock status</w:t>
      </w:r>
      <w:sdt>
        <w:sdtPr>
          <w:rPr>
            <w:rFonts w:ascii="Arial" w:hAnsi="Arial" w:cs="Arial"/>
            <w:sz w:val="24"/>
            <w:szCs w:val="24"/>
          </w:rPr>
          <w:tag w:val="goog_rdk_44"/>
          <w:id w:val="-328827978"/>
        </w:sdtPr>
        <w:sdtContent>
          <w:r w:rsidRPr="00D01E51">
            <w:rPr>
              <w:rFonts w:ascii="Arial" w:eastAsia="Arial" w:hAnsi="Arial" w:cs="Arial"/>
              <w:sz w:val="24"/>
              <w:szCs w:val="24"/>
            </w:rPr>
            <w:t>.</w:t>
          </w:r>
        </w:sdtContent>
      </w:sdt>
      <w:r w:rsidRPr="00D01E51">
        <w:rPr>
          <w:rFonts w:ascii="Arial" w:eastAsia="Arial" w:hAnsi="Arial" w:cs="Arial"/>
          <w:sz w:val="24"/>
          <w:szCs w:val="24"/>
        </w:rPr>
        <w:t xml:space="preserve"> </w:t>
      </w:r>
      <w:sdt>
        <w:sdtPr>
          <w:rPr>
            <w:rFonts w:ascii="Arial" w:hAnsi="Arial" w:cs="Arial"/>
            <w:sz w:val="24"/>
            <w:szCs w:val="24"/>
          </w:rPr>
          <w:tag w:val="goog_rdk_45"/>
          <w:id w:val="1516268005"/>
          <w:showingPlcHdr/>
        </w:sdtPr>
        <w:sdtEndPr>
          <w:rPr>
            <w:rFonts w:eastAsia="Arial"/>
          </w:rPr>
        </w:sdtEndPr>
        <w:sdtContent>
          <w:r w:rsidR="006305C3" w:rsidRPr="00D01E51">
            <w:rPr>
              <w:rFonts w:ascii="Arial" w:hAnsi="Arial" w:cs="Arial"/>
              <w:sz w:val="24"/>
              <w:szCs w:val="24"/>
            </w:rPr>
            <w:t xml:space="preserve">     </w:t>
          </w:r>
        </w:sdtContent>
      </w:sdt>
      <w:r w:rsidRPr="00D01E51">
        <w:rPr>
          <w:rFonts w:ascii="Arial" w:eastAsia="Arial" w:hAnsi="Arial" w:cs="Arial"/>
          <w:sz w:val="24"/>
          <w:szCs w:val="24"/>
        </w:rPr>
        <w:t xml:space="preserve"> </w:t>
      </w:r>
      <w:r w:rsidR="006305C3" w:rsidRPr="00D01E51">
        <w:rPr>
          <w:rFonts w:ascii="Arial" w:eastAsia="Arial" w:hAnsi="Arial" w:cs="Arial"/>
          <w:sz w:val="24"/>
          <w:szCs w:val="24"/>
        </w:rPr>
        <w:t xml:space="preserve">This </w:t>
      </w:r>
      <w:r w:rsidRPr="00D01E51">
        <w:rPr>
          <w:rFonts w:ascii="Arial" w:eastAsia="Arial" w:hAnsi="Arial" w:cs="Arial"/>
          <w:sz w:val="24"/>
          <w:szCs w:val="24"/>
        </w:rPr>
        <w:t xml:space="preserve">inventory management system </w:t>
      </w:r>
      <w:r w:rsidRPr="00D01E51">
        <w:rPr>
          <w:rFonts w:ascii="Arial" w:eastAsia="Arial" w:hAnsi="Arial" w:cs="Arial"/>
          <w:sz w:val="24"/>
          <w:szCs w:val="24"/>
        </w:rPr>
        <w:lastRenderedPageBreak/>
        <w:t xml:space="preserve">will be enabled by an </w:t>
      </w:r>
      <w:sdt>
        <w:sdtPr>
          <w:rPr>
            <w:rFonts w:ascii="Arial" w:hAnsi="Arial" w:cs="Arial"/>
            <w:sz w:val="24"/>
            <w:szCs w:val="24"/>
          </w:rPr>
          <w:tag w:val="goog_rdk_47"/>
          <w:id w:val="1508938846"/>
        </w:sdtPr>
        <w:sdtContent/>
      </w:sdt>
      <w:r w:rsidRPr="00D01E51">
        <w:rPr>
          <w:rFonts w:ascii="Arial" w:eastAsia="Arial" w:hAnsi="Arial" w:cs="Arial"/>
          <w:sz w:val="24"/>
          <w:szCs w:val="24"/>
        </w:rPr>
        <w:t>AI to forecast the demand and flow or stock, an employee management tab where admins can add and manage their employees information and also view performance matrix. And lastly there is a customer management tab where admins can view customers’ information and previous order history and balance.</w:t>
      </w:r>
    </w:p>
    <w:p w14:paraId="000000FF" w14:textId="77777777" w:rsidR="00476E63" w:rsidRPr="00D01E51" w:rsidRDefault="00476E63" w:rsidP="00D01E51">
      <w:pPr>
        <w:spacing w:line="480" w:lineRule="auto"/>
        <w:jc w:val="both"/>
        <w:rPr>
          <w:rFonts w:ascii="Arial" w:eastAsia="Arial" w:hAnsi="Arial" w:cs="Arial"/>
          <w:sz w:val="24"/>
          <w:szCs w:val="24"/>
        </w:rPr>
      </w:pPr>
    </w:p>
    <w:p w14:paraId="00000100" w14:textId="5498ACF9" w:rsidR="00476E63" w:rsidRPr="00682859" w:rsidRDefault="00A551B5" w:rsidP="00D01E51">
      <w:pPr>
        <w:pStyle w:val="Heading4"/>
        <w:spacing w:before="0" w:after="0" w:line="480" w:lineRule="auto"/>
        <w:jc w:val="both"/>
        <w:rPr>
          <w:rStyle w:val="Heading4Char"/>
          <w:rFonts w:ascii="Arial" w:hAnsi="Arial" w:cs="Arial"/>
          <w:b/>
          <w:color w:val="auto"/>
          <w:sz w:val="24"/>
          <w:szCs w:val="24"/>
        </w:rPr>
      </w:pPr>
      <w:r w:rsidRPr="00682859">
        <w:rPr>
          <w:rStyle w:val="Heading4Char"/>
          <w:rFonts w:ascii="Arial" w:hAnsi="Arial" w:cs="Arial"/>
          <w:b/>
          <w:color w:val="auto"/>
          <w:sz w:val="24"/>
          <w:szCs w:val="24"/>
        </w:rPr>
        <w:t>Limitation</w:t>
      </w:r>
    </w:p>
    <w:p w14:paraId="00000101" w14:textId="3583095D" w:rsidR="00476E63" w:rsidRPr="00D01E51" w:rsidRDefault="00A551B5" w:rsidP="00D01E51">
      <w:pPr>
        <w:spacing w:line="480" w:lineRule="auto"/>
        <w:jc w:val="both"/>
        <w:rPr>
          <w:rFonts w:ascii="Arial" w:eastAsia="Arial" w:hAnsi="Arial" w:cs="Arial"/>
          <w:sz w:val="24"/>
          <w:szCs w:val="24"/>
        </w:rPr>
      </w:pPr>
      <w:r w:rsidRPr="00D01E51">
        <w:rPr>
          <w:rFonts w:ascii="Arial" w:eastAsia="Arial" w:hAnsi="Arial" w:cs="Arial"/>
          <w:b/>
          <w:sz w:val="24"/>
          <w:szCs w:val="24"/>
        </w:rPr>
        <w:tab/>
      </w:r>
      <w:r w:rsidRPr="00D01E51">
        <w:rPr>
          <w:rFonts w:ascii="Arial" w:eastAsia="Arial" w:hAnsi="Arial" w:cs="Arial"/>
          <w:sz w:val="24"/>
          <w:szCs w:val="24"/>
        </w:rPr>
        <w:t>There are several limitations to look up when developing a web-based inventory management and point of sales system for Metro 7 Resto bar.</w:t>
      </w:r>
    </w:p>
    <w:p w14:paraId="00000103" w14:textId="1984D66B" w:rsidR="00476E63" w:rsidRPr="00D01E51" w:rsidRDefault="00A551B5" w:rsidP="00D01E51">
      <w:pPr>
        <w:spacing w:line="480" w:lineRule="auto"/>
        <w:jc w:val="both"/>
        <w:rPr>
          <w:rFonts w:ascii="Arial" w:eastAsia="Arial" w:hAnsi="Arial" w:cs="Arial"/>
          <w:sz w:val="24"/>
          <w:szCs w:val="24"/>
        </w:rPr>
      </w:pPr>
      <w:r w:rsidRPr="00D01E51">
        <w:rPr>
          <w:rFonts w:ascii="Arial" w:eastAsia="Arial" w:hAnsi="Arial" w:cs="Arial"/>
          <w:sz w:val="24"/>
          <w:szCs w:val="24"/>
        </w:rPr>
        <w:tab/>
        <w:t>The developed system addresses the specific needs of the beneficiary</w:t>
      </w:r>
      <w:r w:rsidR="00D00A8F" w:rsidRPr="00D01E51">
        <w:rPr>
          <w:rFonts w:ascii="Arial" w:eastAsia="Arial" w:hAnsi="Arial" w:cs="Arial"/>
          <w:sz w:val="24"/>
          <w:szCs w:val="24"/>
        </w:rPr>
        <w:t xml:space="preserve"> and</w:t>
      </w:r>
      <w:r w:rsidRPr="00D01E51">
        <w:rPr>
          <w:rFonts w:ascii="Arial" w:eastAsia="Arial" w:hAnsi="Arial" w:cs="Arial"/>
          <w:sz w:val="24"/>
          <w:szCs w:val="24"/>
        </w:rPr>
        <w:t xml:space="preserve"> focuses on the functionality of the </w:t>
      </w:r>
      <w:r w:rsidR="009A3D8F" w:rsidRPr="00D01E51">
        <w:rPr>
          <w:rFonts w:ascii="Arial" w:eastAsia="Arial" w:hAnsi="Arial" w:cs="Arial"/>
          <w:sz w:val="24"/>
          <w:szCs w:val="24"/>
        </w:rPr>
        <w:t>inventory management system</w:t>
      </w:r>
      <w:r w:rsidRPr="00D01E51">
        <w:rPr>
          <w:rFonts w:ascii="Arial" w:eastAsia="Arial" w:hAnsi="Arial" w:cs="Arial"/>
          <w:sz w:val="24"/>
          <w:szCs w:val="24"/>
        </w:rPr>
        <w:t xml:space="preserve">, while the system supports online payments </w:t>
      </w:r>
      <w:r w:rsidR="009A3D8F" w:rsidRPr="00D01E51">
        <w:rPr>
          <w:rFonts w:ascii="Arial" w:eastAsia="Arial" w:hAnsi="Arial" w:cs="Arial"/>
          <w:sz w:val="24"/>
          <w:szCs w:val="24"/>
        </w:rPr>
        <w:t>and</w:t>
      </w:r>
      <w:r w:rsidRPr="00D01E51">
        <w:rPr>
          <w:rFonts w:ascii="Arial" w:eastAsia="Arial" w:hAnsi="Arial" w:cs="Arial"/>
          <w:sz w:val="24"/>
          <w:szCs w:val="24"/>
        </w:rPr>
        <w:t xml:space="preserve"> table reservation</w:t>
      </w:r>
      <w:r w:rsidR="00680FD4" w:rsidRPr="00D01E51">
        <w:rPr>
          <w:rFonts w:ascii="Arial" w:eastAsia="Arial" w:hAnsi="Arial" w:cs="Arial"/>
          <w:sz w:val="24"/>
          <w:szCs w:val="24"/>
        </w:rPr>
        <w:t>,</w:t>
      </w:r>
      <w:r w:rsidRPr="00D01E51">
        <w:rPr>
          <w:rFonts w:ascii="Arial" w:eastAsia="Arial" w:hAnsi="Arial" w:cs="Arial"/>
          <w:sz w:val="24"/>
          <w:szCs w:val="24"/>
        </w:rPr>
        <w:t xml:space="preserve"> </w:t>
      </w:r>
      <w:r w:rsidR="00680FD4" w:rsidRPr="00D01E51">
        <w:rPr>
          <w:rFonts w:ascii="Arial" w:eastAsia="Arial" w:hAnsi="Arial" w:cs="Arial"/>
          <w:sz w:val="24"/>
          <w:szCs w:val="24"/>
        </w:rPr>
        <w:t xml:space="preserve">the system </w:t>
      </w:r>
      <w:r w:rsidRPr="00D01E51">
        <w:rPr>
          <w:rFonts w:ascii="Arial" w:eastAsia="Arial" w:hAnsi="Arial" w:cs="Arial"/>
          <w:sz w:val="24"/>
          <w:szCs w:val="24"/>
        </w:rPr>
        <w:t>does not accommodate payments through a payment gateway and will only be utilizing</w:t>
      </w:r>
      <w:r w:rsidR="00A574CC" w:rsidRPr="00D01E51">
        <w:rPr>
          <w:rFonts w:ascii="Arial" w:eastAsia="Arial" w:hAnsi="Arial" w:cs="Arial"/>
          <w:sz w:val="24"/>
          <w:szCs w:val="24"/>
        </w:rPr>
        <w:t xml:space="preserve"> </w:t>
      </w:r>
      <w:r w:rsidRPr="00D01E51">
        <w:rPr>
          <w:rFonts w:ascii="Arial" w:eastAsia="Arial" w:hAnsi="Arial" w:cs="Arial"/>
          <w:sz w:val="24"/>
          <w:szCs w:val="24"/>
        </w:rPr>
        <w:t>online bank transfers and</w:t>
      </w:r>
      <w:r w:rsidR="004F4974" w:rsidRPr="00D01E51">
        <w:rPr>
          <w:rFonts w:ascii="Arial" w:eastAsia="Arial" w:hAnsi="Arial" w:cs="Arial"/>
          <w:sz w:val="24"/>
          <w:szCs w:val="24"/>
        </w:rPr>
        <w:t xml:space="preserve"> online payment</w:t>
      </w:r>
      <w:r w:rsidR="00573472" w:rsidRPr="00D01E51">
        <w:rPr>
          <w:rFonts w:ascii="Arial" w:eastAsia="Arial" w:hAnsi="Arial" w:cs="Arial"/>
          <w:sz w:val="24"/>
          <w:szCs w:val="24"/>
        </w:rPr>
        <w:t xml:space="preserve"> which</w:t>
      </w:r>
      <w:r w:rsidRPr="00D01E51">
        <w:rPr>
          <w:rFonts w:ascii="Arial" w:eastAsia="Arial" w:hAnsi="Arial" w:cs="Arial"/>
          <w:sz w:val="24"/>
          <w:szCs w:val="24"/>
        </w:rPr>
        <w:t xml:space="preserve"> requires</w:t>
      </w:r>
      <w:r w:rsidR="004F4974" w:rsidRPr="00D01E51">
        <w:rPr>
          <w:rFonts w:ascii="Arial" w:eastAsia="Arial" w:hAnsi="Arial" w:cs="Arial"/>
          <w:sz w:val="24"/>
          <w:szCs w:val="24"/>
        </w:rPr>
        <w:t xml:space="preserve"> a screenshot and reference number </w:t>
      </w:r>
      <w:r w:rsidRPr="00D01E51">
        <w:rPr>
          <w:rFonts w:ascii="Arial" w:eastAsia="Arial" w:hAnsi="Arial" w:cs="Arial"/>
          <w:sz w:val="24"/>
          <w:szCs w:val="24"/>
        </w:rPr>
        <w:t>as</w:t>
      </w:r>
      <w:r w:rsidR="00A574CC" w:rsidRPr="00D01E51">
        <w:rPr>
          <w:rFonts w:ascii="Arial" w:eastAsia="Arial" w:hAnsi="Arial" w:cs="Arial"/>
          <w:sz w:val="24"/>
          <w:szCs w:val="24"/>
        </w:rPr>
        <w:t xml:space="preserve"> proof of payment</w:t>
      </w:r>
      <w:r w:rsidR="00573472" w:rsidRPr="00D01E51">
        <w:rPr>
          <w:rFonts w:ascii="Arial" w:eastAsia="Arial" w:hAnsi="Arial" w:cs="Arial"/>
          <w:sz w:val="24"/>
          <w:szCs w:val="24"/>
        </w:rPr>
        <w:t xml:space="preserve"> </w:t>
      </w:r>
      <w:r w:rsidR="00B716DF" w:rsidRPr="00D01E51">
        <w:rPr>
          <w:rFonts w:ascii="Arial" w:eastAsia="Arial" w:hAnsi="Arial" w:cs="Arial"/>
          <w:sz w:val="24"/>
          <w:szCs w:val="24"/>
        </w:rPr>
        <w:t>and will be verified by the cashier or admin</w:t>
      </w:r>
      <w:r w:rsidRPr="00D01E51">
        <w:rPr>
          <w:rFonts w:ascii="Arial" w:eastAsia="Arial" w:hAnsi="Arial" w:cs="Arial"/>
          <w:sz w:val="24"/>
          <w:szCs w:val="24"/>
        </w:rPr>
        <w:t>. Internet connection is crucial for the system’s operation, making it inaccessible in areas with little to no internet connection or during power outages</w:t>
      </w:r>
      <w:r w:rsidR="00937490" w:rsidRPr="00D01E51">
        <w:rPr>
          <w:rFonts w:ascii="Arial" w:eastAsia="Arial" w:hAnsi="Arial" w:cs="Arial"/>
          <w:sz w:val="24"/>
          <w:szCs w:val="24"/>
        </w:rPr>
        <w:t xml:space="preserve"> when the progressive web application is not installed</w:t>
      </w:r>
      <w:r w:rsidRPr="00D01E51">
        <w:rPr>
          <w:rFonts w:ascii="Arial" w:eastAsia="Arial" w:hAnsi="Arial" w:cs="Arial"/>
          <w:sz w:val="24"/>
          <w:szCs w:val="24"/>
        </w:rPr>
        <w:t xml:space="preserve">. </w:t>
      </w:r>
    </w:p>
    <w:p w14:paraId="32310A4F" w14:textId="1C2E03FA" w:rsidR="00A647E5" w:rsidRPr="00D01E51" w:rsidRDefault="00A647E5" w:rsidP="00D01E51">
      <w:pPr>
        <w:spacing w:line="480" w:lineRule="auto"/>
        <w:jc w:val="both"/>
        <w:rPr>
          <w:rFonts w:ascii="Arial" w:eastAsia="Arial" w:hAnsi="Arial" w:cs="Arial"/>
          <w:sz w:val="24"/>
          <w:szCs w:val="24"/>
        </w:rPr>
      </w:pPr>
      <w:r w:rsidRPr="00D01E51">
        <w:rPr>
          <w:rFonts w:ascii="Arial" w:eastAsia="Arial" w:hAnsi="Arial" w:cs="Arial"/>
          <w:sz w:val="24"/>
          <w:szCs w:val="24"/>
        </w:rPr>
        <w:tab/>
      </w:r>
      <w:r w:rsidR="0042693C">
        <w:rPr>
          <w:rFonts w:ascii="Arial" w:eastAsia="Arial" w:hAnsi="Arial" w:cs="Arial"/>
          <w:sz w:val="24"/>
          <w:szCs w:val="24"/>
        </w:rPr>
        <w:t>T</w:t>
      </w:r>
      <w:r w:rsidR="005C0F37" w:rsidRPr="00D01E51">
        <w:rPr>
          <w:rFonts w:ascii="Arial" w:eastAsia="Arial" w:hAnsi="Arial" w:cs="Arial"/>
          <w:sz w:val="24"/>
          <w:szCs w:val="24"/>
        </w:rPr>
        <w:t>ransforming</w:t>
      </w:r>
      <w:r w:rsidR="00371F13" w:rsidRPr="00D01E51">
        <w:rPr>
          <w:rFonts w:ascii="Arial" w:eastAsia="Arial" w:hAnsi="Arial" w:cs="Arial"/>
          <w:sz w:val="24"/>
          <w:szCs w:val="24"/>
        </w:rPr>
        <w:t xml:space="preserve"> the web-system </w:t>
      </w:r>
      <w:r w:rsidR="005C0F37" w:rsidRPr="00D01E51">
        <w:rPr>
          <w:rFonts w:ascii="Arial" w:eastAsia="Arial" w:hAnsi="Arial" w:cs="Arial"/>
          <w:sz w:val="24"/>
          <w:szCs w:val="24"/>
        </w:rPr>
        <w:t>into</w:t>
      </w:r>
      <w:r w:rsidR="00C20903" w:rsidRPr="00D01E51">
        <w:rPr>
          <w:rFonts w:ascii="Arial" w:eastAsia="Arial" w:hAnsi="Arial" w:cs="Arial"/>
          <w:sz w:val="24"/>
          <w:szCs w:val="24"/>
        </w:rPr>
        <w:t xml:space="preserve"> a progressive web app</w:t>
      </w:r>
      <w:r w:rsidR="00C357B1" w:rsidRPr="00D01E51">
        <w:rPr>
          <w:rFonts w:ascii="Arial" w:eastAsia="Arial" w:hAnsi="Arial" w:cs="Arial"/>
          <w:sz w:val="24"/>
          <w:szCs w:val="24"/>
        </w:rPr>
        <w:t>lication (PWA)</w:t>
      </w:r>
      <w:r w:rsidR="00C20903" w:rsidRPr="00D01E51">
        <w:rPr>
          <w:rFonts w:ascii="Arial" w:eastAsia="Arial" w:hAnsi="Arial" w:cs="Arial"/>
          <w:sz w:val="24"/>
          <w:szCs w:val="24"/>
        </w:rPr>
        <w:t xml:space="preserve"> </w:t>
      </w:r>
      <w:r w:rsidR="00C357B1" w:rsidRPr="00D01E51">
        <w:rPr>
          <w:rFonts w:ascii="Arial" w:eastAsia="Arial" w:hAnsi="Arial" w:cs="Arial"/>
          <w:sz w:val="24"/>
          <w:szCs w:val="24"/>
        </w:rPr>
        <w:t>introduces</w:t>
      </w:r>
      <w:r w:rsidR="00C20903" w:rsidRPr="00D01E51">
        <w:rPr>
          <w:rFonts w:ascii="Arial" w:eastAsia="Arial" w:hAnsi="Arial" w:cs="Arial"/>
          <w:sz w:val="24"/>
          <w:szCs w:val="24"/>
        </w:rPr>
        <w:t xml:space="preserve"> additional functionalities</w:t>
      </w:r>
      <w:r w:rsidR="00FA5108" w:rsidRPr="00D01E51">
        <w:rPr>
          <w:rFonts w:ascii="Arial" w:eastAsia="Arial" w:hAnsi="Arial" w:cs="Arial"/>
          <w:sz w:val="24"/>
          <w:szCs w:val="24"/>
        </w:rPr>
        <w:t>,</w:t>
      </w:r>
      <w:r w:rsidR="00C357B1" w:rsidRPr="00D01E51">
        <w:rPr>
          <w:rFonts w:ascii="Arial" w:eastAsia="Arial" w:hAnsi="Arial" w:cs="Arial"/>
          <w:sz w:val="24"/>
          <w:szCs w:val="24"/>
        </w:rPr>
        <w:t xml:space="preserve"> but</w:t>
      </w:r>
      <w:r w:rsidR="00C20903" w:rsidRPr="00D01E51">
        <w:rPr>
          <w:rFonts w:ascii="Arial" w:eastAsia="Arial" w:hAnsi="Arial" w:cs="Arial"/>
          <w:sz w:val="24"/>
          <w:szCs w:val="24"/>
        </w:rPr>
        <w:t xml:space="preserve"> there are some limitations that should be considered. </w:t>
      </w:r>
      <w:r w:rsidR="00C87E49" w:rsidRPr="00D01E51">
        <w:rPr>
          <w:rFonts w:ascii="Arial" w:eastAsia="Arial" w:hAnsi="Arial" w:cs="Arial"/>
          <w:sz w:val="24"/>
          <w:szCs w:val="24"/>
        </w:rPr>
        <w:t>PWA may not have the same Bluetooth efficiency as the native apps have</w:t>
      </w:r>
      <w:r w:rsidR="004A73F4" w:rsidRPr="00D01E51">
        <w:rPr>
          <w:rFonts w:ascii="Arial" w:eastAsia="Arial" w:hAnsi="Arial" w:cs="Arial"/>
          <w:sz w:val="24"/>
          <w:szCs w:val="24"/>
        </w:rPr>
        <w:t>, the PWA will not have the ability to operate NFC (Near Field Communication)</w:t>
      </w:r>
      <w:r w:rsidR="00AB46B6" w:rsidRPr="00D01E51">
        <w:rPr>
          <w:rFonts w:ascii="Arial" w:eastAsia="Arial" w:hAnsi="Arial" w:cs="Arial"/>
          <w:sz w:val="24"/>
          <w:szCs w:val="24"/>
        </w:rPr>
        <w:t xml:space="preserve">. </w:t>
      </w:r>
      <w:r w:rsidR="00AB46B6" w:rsidRPr="00D01E51">
        <w:rPr>
          <w:rFonts w:ascii="Arial" w:eastAsia="Arial" w:hAnsi="Arial" w:cs="Arial"/>
          <w:sz w:val="24"/>
          <w:szCs w:val="24"/>
        </w:rPr>
        <w:lastRenderedPageBreak/>
        <w:t>PWA may</w:t>
      </w:r>
      <w:r w:rsidR="009342CE" w:rsidRPr="00D01E51">
        <w:rPr>
          <w:rFonts w:ascii="Arial" w:eastAsia="Arial" w:hAnsi="Arial" w:cs="Arial"/>
          <w:sz w:val="24"/>
          <w:szCs w:val="24"/>
        </w:rPr>
        <w:t xml:space="preserve"> encounter compatibility issues</w:t>
      </w:r>
      <w:r w:rsidR="00AB46B6" w:rsidRPr="00D01E51">
        <w:rPr>
          <w:rFonts w:ascii="Arial" w:eastAsia="Arial" w:hAnsi="Arial" w:cs="Arial"/>
          <w:sz w:val="24"/>
          <w:szCs w:val="24"/>
        </w:rPr>
        <w:t xml:space="preserve"> on older browser versions. </w:t>
      </w:r>
      <w:commentRangeStart w:id="12"/>
      <w:r w:rsidR="00AB46B6" w:rsidRPr="00D01E51">
        <w:rPr>
          <w:rFonts w:ascii="Arial" w:eastAsia="Arial" w:hAnsi="Arial" w:cs="Arial"/>
          <w:sz w:val="24"/>
          <w:szCs w:val="24"/>
        </w:rPr>
        <w:t xml:space="preserve">iOS </w:t>
      </w:r>
      <w:r w:rsidR="009342CE" w:rsidRPr="00D01E51">
        <w:rPr>
          <w:rFonts w:ascii="Arial" w:eastAsia="Arial" w:hAnsi="Arial" w:cs="Arial"/>
          <w:sz w:val="24"/>
          <w:szCs w:val="24"/>
        </w:rPr>
        <w:t xml:space="preserve">devices </w:t>
      </w:r>
      <w:r w:rsidR="00AB46B6" w:rsidRPr="00D01E51">
        <w:rPr>
          <w:rFonts w:ascii="Arial" w:eastAsia="Arial" w:hAnsi="Arial" w:cs="Arial"/>
          <w:sz w:val="24"/>
          <w:szCs w:val="24"/>
        </w:rPr>
        <w:t xml:space="preserve">may not </w:t>
      </w:r>
      <w:r w:rsidR="009342CE" w:rsidRPr="00D01E51">
        <w:rPr>
          <w:rFonts w:ascii="Arial" w:eastAsia="Arial" w:hAnsi="Arial" w:cs="Arial"/>
          <w:sz w:val="24"/>
          <w:szCs w:val="24"/>
        </w:rPr>
        <w:t>support</w:t>
      </w:r>
      <w:r w:rsidR="00AB46B6" w:rsidRPr="00D01E51">
        <w:rPr>
          <w:rFonts w:ascii="Arial" w:eastAsia="Arial" w:hAnsi="Arial" w:cs="Arial"/>
          <w:sz w:val="24"/>
          <w:szCs w:val="24"/>
        </w:rPr>
        <w:t xml:space="preserve"> push notifications</w:t>
      </w:r>
      <w:commentRangeEnd w:id="12"/>
      <w:r w:rsidR="00AB46B6" w:rsidRPr="00D01E51">
        <w:rPr>
          <w:rStyle w:val="CommentReference"/>
          <w:rFonts w:ascii="Arial" w:hAnsi="Arial" w:cs="Arial"/>
          <w:sz w:val="24"/>
          <w:szCs w:val="24"/>
        </w:rPr>
        <w:commentReference w:id="12"/>
      </w:r>
      <w:r w:rsidR="009342CE" w:rsidRPr="00D01E51">
        <w:rPr>
          <w:rFonts w:ascii="Arial" w:eastAsia="Arial" w:hAnsi="Arial" w:cs="Arial"/>
          <w:sz w:val="24"/>
          <w:szCs w:val="24"/>
        </w:rPr>
        <w:t>.</w:t>
      </w:r>
    </w:p>
    <w:p w14:paraId="1C54B155" w14:textId="77777777" w:rsidR="005034BD" w:rsidRPr="00D01E51" w:rsidRDefault="005034BD" w:rsidP="00D01E51">
      <w:pPr>
        <w:spacing w:line="480" w:lineRule="auto"/>
        <w:jc w:val="both"/>
        <w:rPr>
          <w:rFonts w:ascii="Arial" w:eastAsia="Arial" w:hAnsi="Arial" w:cs="Arial"/>
          <w:sz w:val="24"/>
          <w:szCs w:val="24"/>
        </w:rPr>
      </w:pPr>
    </w:p>
    <w:p w14:paraId="00000105" w14:textId="7C85CA15" w:rsidR="00476E63" w:rsidRPr="00D01E51" w:rsidRDefault="006305C3" w:rsidP="0042693C">
      <w:pPr>
        <w:pStyle w:val="Heading1"/>
        <w:spacing w:before="0" w:after="0" w:line="480" w:lineRule="auto"/>
        <w:jc w:val="center"/>
        <w:rPr>
          <w:rFonts w:ascii="Arial" w:eastAsia="Arial" w:hAnsi="Arial" w:cs="Arial"/>
          <w:b/>
          <w:color w:val="auto"/>
          <w:sz w:val="24"/>
          <w:szCs w:val="24"/>
        </w:rPr>
      </w:pPr>
      <w:r w:rsidRPr="00682859">
        <w:rPr>
          <w:rFonts w:ascii="Arial" w:eastAsia="Arial" w:hAnsi="Arial" w:cs="Arial"/>
          <w:b/>
          <w:color w:val="auto"/>
          <w:sz w:val="24"/>
          <w:szCs w:val="24"/>
        </w:rPr>
        <w:t>CHAPTER II</w:t>
      </w:r>
      <w:r w:rsidR="0042693C">
        <w:rPr>
          <w:rFonts w:ascii="Arial" w:eastAsia="Arial" w:hAnsi="Arial" w:cs="Arial"/>
          <w:b/>
          <w:color w:val="auto"/>
          <w:sz w:val="24"/>
          <w:szCs w:val="24"/>
        </w:rPr>
        <w:br/>
      </w:r>
      <w:r w:rsidR="00A551B5" w:rsidRPr="00682859">
        <w:rPr>
          <w:rStyle w:val="Heading2Char"/>
          <w:rFonts w:ascii="Arial" w:hAnsi="Arial" w:cs="Arial"/>
          <w:b/>
          <w:color w:val="auto"/>
          <w:sz w:val="24"/>
          <w:szCs w:val="24"/>
        </w:rPr>
        <w:t>REVIEW OF RELATED LITERATURE</w:t>
      </w:r>
    </w:p>
    <w:p w14:paraId="5D1506E3" w14:textId="77777777" w:rsidR="006305C3" w:rsidRPr="00D01E51" w:rsidRDefault="006305C3" w:rsidP="00D01E51">
      <w:pPr>
        <w:spacing w:line="480" w:lineRule="auto"/>
        <w:jc w:val="both"/>
        <w:rPr>
          <w:rFonts w:ascii="Arial" w:eastAsia="Arial" w:hAnsi="Arial" w:cs="Arial"/>
          <w:b/>
          <w:sz w:val="24"/>
          <w:szCs w:val="24"/>
        </w:rPr>
      </w:pPr>
    </w:p>
    <w:p w14:paraId="00000106" w14:textId="77777777" w:rsidR="00476E63" w:rsidRPr="00682859" w:rsidRDefault="00A551B5" w:rsidP="00D01E51">
      <w:pPr>
        <w:pStyle w:val="Heading3"/>
        <w:spacing w:before="0" w:after="0" w:line="480" w:lineRule="auto"/>
        <w:jc w:val="both"/>
        <w:rPr>
          <w:rFonts w:ascii="Arial" w:eastAsia="Arial" w:hAnsi="Arial" w:cs="Arial"/>
          <w:b/>
          <w:color w:val="auto"/>
          <w:sz w:val="24"/>
          <w:szCs w:val="24"/>
        </w:rPr>
      </w:pPr>
      <w:r w:rsidRPr="00682859">
        <w:rPr>
          <w:rFonts w:ascii="Arial" w:eastAsia="Arial" w:hAnsi="Arial" w:cs="Arial"/>
          <w:b/>
          <w:color w:val="auto"/>
          <w:sz w:val="24"/>
          <w:szCs w:val="24"/>
        </w:rPr>
        <w:t>Related Literature</w:t>
      </w:r>
    </w:p>
    <w:p w14:paraId="00000107" w14:textId="70087053" w:rsidR="00476E63" w:rsidRPr="00D01E51" w:rsidRDefault="00A551B5" w:rsidP="00D01E51">
      <w:pPr>
        <w:spacing w:line="480" w:lineRule="auto"/>
        <w:jc w:val="both"/>
        <w:rPr>
          <w:rFonts w:ascii="Arial" w:eastAsia="Arial" w:hAnsi="Arial" w:cs="Arial"/>
          <w:sz w:val="24"/>
          <w:szCs w:val="24"/>
        </w:rPr>
      </w:pPr>
      <w:r w:rsidRPr="00D01E51">
        <w:rPr>
          <w:rFonts w:ascii="Arial" w:eastAsia="Arial" w:hAnsi="Arial" w:cs="Arial"/>
          <w:b/>
          <w:sz w:val="24"/>
          <w:szCs w:val="24"/>
        </w:rPr>
        <w:tab/>
      </w:r>
      <w:r w:rsidRPr="00D01E51">
        <w:rPr>
          <w:rFonts w:ascii="Arial" w:eastAsia="Arial" w:hAnsi="Arial" w:cs="Arial"/>
          <w:sz w:val="24"/>
          <w:szCs w:val="24"/>
        </w:rPr>
        <w:t xml:space="preserve">The literature reviews that are pertinent to the study are listed below. E–Commerce web system and inventory management systems (IMS) are included. Studies and literature </w:t>
      </w:r>
      <w:r w:rsidR="006305C3" w:rsidRPr="00D01E51">
        <w:rPr>
          <w:rFonts w:ascii="Arial" w:eastAsia="Arial" w:hAnsi="Arial" w:cs="Arial"/>
          <w:sz w:val="24"/>
          <w:szCs w:val="24"/>
        </w:rPr>
        <w:t>are both</w:t>
      </w:r>
      <w:r w:rsidRPr="00D01E51">
        <w:rPr>
          <w:rFonts w:ascii="Arial" w:eastAsia="Arial" w:hAnsi="Arial" w:cs="Arial"/>
          <w:sz w:val="24"/>
          <w:szCs w:val="24"/>
        </w:rPr>
        <w:t xml:space="preserve"> foreign and local are included. The researchers </w:t>
      </w:r>
      <w:r w:rsidR="006305C3" w:rsidRPr="00D01E51">
        <w:rPr>
          <w:rFonts w:ascii="Arial" w:eastAsia="Arial" w:hAnsi="Arial" w:cs="Arial"/>
          <w:sz w:val="24"/>
          <w:szCs w:val="24"/>
        </w:rPr>
        <w:t>used literature</w:t>
      </w:r>
      <w:r w:rsidRPr="00D01E51">
        <w:rPr>
          <w:rFonts w:ascii="Arial" w:eastAsia="Arial" w:hAnsi="Arial" w:cs="Arial"/>
          <w:sz w:val="24"/>
          <w:szCs w:val="24"/>
        </w:rPr>
        <w:t xml:space="preserve"> as a source to comprehend, design and develop the system.</w:t>
      </w:r>
    </w:p>
    <w:p w14:paraId="00000108" w14:textId="77777777" w:rsidR="00476E63" w:rsidRPr="00D01E51" w:rsidRDefault="00476E63" w:rsidP="00D01E51">
      <w:pPr>
        <w:spacing w:line="480" w:lineRule="auto"/>
        <w:jc w:val="both"/>
        <w:rPr>
          <w:rFonts w:ascii="Arial" w:eastAsia="Arial" w:hAnsi="Arial" w:cs="Arial"/>
          <w:sz w:val="24"/>
          <w:szCs w:val="24"/>
        </w:rPr>
      </w:pPr>
    </w:p>
    <w:p w14:paraId="00000109" w14:textId="77777777" w:rsidR="00476E63" w:rsidRPr="00682859" w:rsidRDefault="00A551B5" w:rsidP="00D01E51">
      <w:pPr>
        <w:pStyle w:val="Heading3"/>
        <w:spacing w:before="0" w:after="0" w:line="480" w:lineRule="auto"/>
        <w:jc w:val="both"/>
        <w:rPr>
          <w:rFonts w:ascii="Arial" w:eastAsia="Arial" w:hAnsi="Arial" w:cs="Arial"/>
          <w:b/>
          <w:color w:val="auto"/>
          <w:sz w:val="24"/>
          <w:szCs w:val="24"/>
        </w:rPr>
      </w:pPr>
      <w:r w:rsidRPr="00682859">
        <w:rPr>
          <w:rFonts w:ascii="Arial" w:eastAsia="Arial" w:hAnsi="Arial" w:cs="Arial"/>
          <w:b/>
          <w:color w:val="auto"/>
          <w:sz w:val="24"/>
          <w:szCs w:val="24"/>
        </w:rPr>
        <w:t>Foreign Related Literature</w:t>
      </w:r>
    </w:p>
    <w:p w14:paraId="0000010A" w14:textId="7F0B0195" w:rsidR="00476E63" w:rsidRPr="00D01E51" w:rsidRDefault="00A551B5" w:rsidP="00D01E51">
      <w:pPr>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According to Valentyn </w:t>
      </w:r>
      <w:sdt>
        <w:sdtPr>
          <w:rPr>
            <w:rFonts w:ascii="Arial" w:eastAsia="Arial" w:hAnsi="Arial" w:cs="Arial"/>
            <w:sz w:val="24"/>
            <w:szCs w:val="24"/>
          </w:rPr>
          <w:id w:val="1634755264"/>
          <w:citation/>
        </w:sdtPr>
        <w:sdtContent>
          <w:r w:rsidR="00845D3D" w:rsidRPr="00D01E51">
            <w:rPr>
              <w:rFonts w:ascii="Arial" w:eastAsia="Arial" w:hAnsi="Arial" w:cs="Arial"/>
              <w:sz w:val="24"/>
              <w:szCs w:val="24"/>
            </w:rPr>
            <w:fldChar w:fldCharType="begin"/>
          </w:r>
          <w:r w:rsidR="00845D3D" w:rsidRPr="00D01E51">
            <w:rPr>
              <w:rFonts w:ascii="Arial" w:eastAsia="Arial" w:hAnsi="Arial" w:cs="Arial"/>
              <w:sz w:val="24"/>
              <w:szCs w:val="24"/>
            </w:rPr>
            <w:instrText xml:space="preserve"> CITATION Val24 \l 1033 </w:instrText>
          </w:r>
          <w:r w:rsidR="00845D3D" w:rsidRPr="00D01E51">
            <w:rPr>
              <w:rFonts w:ascii="Arial" w:eastAsia="Arial" w:hAnsi="Arial" w:cs="Arial"/>
              <w:sz w:val="24"/>
              <w:szCs w:val="24"/>
            </w:rPr>
            <w:fldChar w:fldCharType="separate"/>
          </w:r>
          <w:r w:rsidR="008171B4" w:rsidRPr="00D01E51">
            <w:rPr>
              <w:rFonts w:ascii="Arial" w:eastAsia="Arial" w:hAnsi="Arial" w:cs="Arial"/>
              <w:noProof/>
              <w:sz w:val="24"/>
              <w:szCs w:val="24"/>
            </w:rPr>
            <w:t>[1]</w:t>
          </w:r>
          <w:r w:rsidR="00845D3D" w:rsidRPr="00D01E51">
            <w:rPr>
              <w:rFonts w:ascii="Arial" w:eastAsia="Arial" w:hAnsi="Arial" w:cs="Arial"/>
              <w:sz w:val="24"/>
              <w:szCs w:val="24"/>
            </w:rPr>
            <w:fldChar w:fldCharType="end"/>
          </w:r>
        </w:sdtContent>
      </w:sdt>
      <w:r w:rsidR="00163314">
        <w:rPr>
          <w:rFonts w:ascii="Arial" w:eastAsia="Arial" w:hAnsi="Arial" w:cs="Arial"/>
          <w:sz w:val="24"/>
          <w:szCs w:val="24"/>
        </w:rPr>
        <w:t xml:space="preserve"> </w:t>
      </w:r>
      <w:r w:rsidR="006305C3" w:rsidRPr="00D01E51">
        <w:rPr>
          <w:rFonts w:ascii="Arial" w:eastAsia="Arial" w:hAnsi="Arial" w:cs="Arial"/>
          <w:sz w:val="24"/>
          <w:szCs w:val="24"/>
        </w:rPr>
        <w:t>rapid</w:t>
      </w:r>
      <w:r w:rsidRPr="00D01E51">
        <w:rPr>
          <w:rFonts w:ascii="Arial" w:eastAsia="Arial" w:hAnsi="Arial" w:cs="Arial"/>
          <w:sz w:val="24"/>
          <w:szCs w:val="24"/>
        </w:rPr>
        <w:t xml:space="preserve"> changes in market trends and swift evolving consumer preferences are one of the few reasons why businesses face difficulties in optimizing stock management. Traditional forecasting methods </w:t>
      </w:r>
      <w:r w:rsidR="006305C3" w:rsidRPr="00D01E51">
        <w:rPr>
          <w:rFonts w:ascii="Arial" w:eastAsia="Arial" w:hAnsi="Arial" w:cs="Arial"/>
          <w:sz w:val="24"/>
          <w:szCs w:val="24"/>
        </w:rPr>
        <w:t>do</w:t>
      </w:r>
      <w:r w:rsidRPr="00D01E51">
        <w:rPr>
          <w:rFonts w:ascii="Arial" w:eastAsia="Arial" w:hAnsi="Arial" w:cs="Arial"/>
          <w:sz w:val="24"/>
          <w:szCs w:val="24"/>
        </w:rPr>
        <w:t xml:space="preserve"> not capture contextual factors like customer behavior and market trends giving unreliable forecasts. Leveraging AI machine learning algorithms that process big amounts of data quickly that can identify patterns and trends such models can swiftly produce an accurate and updated forecast. Ultimately leading to optimized stock, reduced product waste and </w:t>
      </w:r>
      <w:r w:rsidR="006305C3" w:rsidRPr="00D01E51">
        <w:rPr>
          <w:rFonts w:ascii="Arial" w:eastAsia="Arial" w:hAnsi="Arial" w:cs="Arial"/>
          <w:sz w:val="24"/>
          <w:szCs w:val="24"/>
        </w:rPr>
        <w:t>increased</w:t>
      </w:r>
      <w:r w:rsidRPr="00D01E51">
        <w:rPr>
          <w:rFonts w:ascii="Arial" w:eastAsia="Arial" w:hAnsi="Arial" w:cs="Arial"/>
          <w:sz w:val="24"/>
          <w:szCs w:val="24"/>
        </w:rPr>
        <w:t xml:space="preserve"> revenue and enhanced profit margins.</w:t>
      </w:r>
    </w:p>
    <w:p w14:paraId="0000010B" w14:textId="44D30172" w:rsidR="00476E63" w:rsidRPr="00D01E51" w:rsidRDefault="00A551B5" w:rsidP="00D01E51">
      <w:pPr>
        <w:spacing w:line="480" w:lineRule="auto"/>
        <w:ind w:firstLine="720"/>
        <w:jc w:val="both"/>
        <w:rPr>
          <w:rFonts w:ascii="Arial" w:eastAsia="Arial" w:hAnsi="Arial" w:cs="Arial"/>
          <w:sz w:val="24"/>
          <w:szCs w:val="24"/>
        </w:rPr>
      </w:pPr>
      <w:r w:rsidRPr="00D01E51">
        <w:rPr>
          <w:rFonts w:ascii="Arial" w:eastAsia="Arial" w:hAnsi="Arial" w:cs="Arial"/>
          <w:sz w:val="24"/>
          <w:szCs w:val="24"/>
        </w:rPr>
        <w:lastRenderedPageBreak/>
        <w:t xml:space="preserve">Accurate demand forecasting is critical for maintaining optimal inventory levels. Traditional methods that rely on historical data have been found </w:t>
      </w:r>
      <w:r w:rsidR="006305C3" w:rsidRPr="00D01E51">
        <w:rPr>
          <w:rFonts w:ascii="Arial" w:eastAsia="Arial" w:hAnsi="Arial" w:cs="Arial"/>
          <w:sz w:val="24"/>
          <w:szCs w:val="24"/>
        </w:rPr>
        <w:t>to be lacking</w:t>
      </w:r>
      <w:r w:rsidRPr="00D01E51">
        <w:rPr>
          <w:rFonts w:ascii="Arial" w:eastAsia="Arial" w:hAnsi="Arial" w:cs="Arial"/>
          <w:sz w:val="24"/>
          <w:szCs w:val="24"/>
        </w:rPr>
        <w:t xml:space="preserve"> in </w:t>
      </w:r>
      <w:r w:rsidR="006305C3" w:rsidRPr="00D01E51">
        <w:rPr>
          <w:rFonts w:ascii="Arial" w:eastAsia="Arial" w:hAnsi="Arial" w:cs="Arial"/>
          <w:sz w:val="24"/>
          <w:szCs w:val="24"/>
        </w:rPr>
        <w:t>addressing</w:t>
      </w:r>
      <w:r w:rsidRPr="00D01E51">
        <w:rPr>
          <w:rFonts w:ascii="Arial" w:eastAsia="Arial" w:hAnsi="Arial" w:cs="Arial"/>
          <w:sz w:val="24"/>
          <w:szCs w:val="24"/>
        </w:rPr>
        <w:t xml:space="preserve"> the complex nature of consumer demand. Leaving the customer expectations for fast, reliable delivery of products unfulfilled. </w:t>
      </w:r>
      <w:sdt>
        <w:sdtPr>
          <w:rPr>
            <w:rFonts w:ascii="Arial" w:eastAsia="Arial" w:hAnsi="Arial" w:cs="Arial"/>
            <w:sz w:val="24"/>
            <w:szCs w:val="24"/>
          </w:rPr>
          <w:id w:val="-1321116841"/>
          <w:citation/>
        </w:sdtPr>
        <w:sdtContent>
          <w:r w:rsidR="002D51FC" w:rsidRPr="00D01E51">
            <w:rPr>
              <w:rFonts w:ascii="Arial" w:eastAsia="Arial" w:hAnsi="Arial" w:cs="Arial"/>
              <w:sz w:val="24"/>
              <w:szCs w:val="24"/>
            </w:rPr>
            <w:fldChar w:fldCharType="begin"/>
          </w:r>
          <w:r w:rsidR="002D51FC" w:rsidRPr="00D01E51">
            <w:rPr>
              <w:rFonts w:ascii="Arial" w:eastAsia="Arial" w:hAnsi="Arial" w:cs="Arial"/>
              <w:sz w:val="24"/>
              <w:szCs w:val="24"/>
            </w:rPr>
            <w:instrText xml:space="preserve"> CITATION Raf23 \l 1033 </w:instrText>
          </w:r>
          <w:r w:rsidR="002D51FC" w:rsidRPr="00D01E51">
            <w:rPr>
              <w:rFonts w:ascii="Arial" w:eastAsia="Arial" w:hAnsi="Arial" w:cs="Arial"/>
              <w:sz w:val="24"/>
              <w:szCs w:val="24"/>
            </w:rPr>
            <w:fldChar w:fldCharType="separate"/>
          </w:r>
          <w:r w:rsidR="008171B4" w:rsidRPr="00D01E51">
            <w:rPr>
              <w:rFonts w:ascii="Arial" w:eastAsia="Arial" w:hAnsi="Arial" w:cs="Arial"/>
              <w:noProof/>
              <w:sz w:val="24"/>
              <w:szCs w:val="24"/>
            </w:rPr>
            <w:t>[2]</w:t>
          </w:r>
          <w:r w:rsidR="002D51FC" w:rsidRPr="00D01E51">
            <w:rPr>
              <w:rFonts w:ascii="Arial" w:eastAsia="Arial" w:hAnsi="Arial" w:cs="Arial"/>
              <w:sz w:val="24"/>
              <w:szCs w:val="24"/>
            </w:rPr>
            <w:fldChar w:fldCharType="end"/>
          </w:r>
        </w:sdtContent>
      </w:sdt>
      <w:r w:rsidR="00163314">
        <w:rPr>
          <w:rFonts w:ascii="Arial" w:eastAsia="Arial" w:hAnsi="Arial" w:cs="Arial"/>
          <w:sz w:val="24"/>
          <w:szCs w:val="24"/>
        </w:rPr>
        <w:t xml:space="preserve"> </w:t>
      </w:r>
      <w:r w:rsidR="00163314" w:rsidRPr="00D01E51">
        <w:rPr>
          <w:rFonts w:ascii="Arial" w:eastAsia="Arial" w:hAnsi="Arial" w:cs="Arial"/>
          <w:sz w:val="24"/>
          <w:szCs w:val="24"/>
        </w:rPr>
        <w:t>When</w:t>
      </w:r>
      <w:r w:rsidRPr="00D01E51">
        <w:rPr>
          <w:rFonts w:ascii="Arial" w:eastAsia="Arial" w:hAnsi="Arial" w:cs="Arial"/>
          <w:sz w:val="24"/>
          <w:szCs w:val="24"/>
        </w:rPr>
        <w:t xml:space="preserve"> traditional models fail it leads to overstocking and </w:t>
      </w:r>
      <w:r w:rsidR="006305C3" w:rsidRPr="00D01E51">
        <w:rPr>
          <w:rFonts w:ascii="Arial" w:eastAsia="Arial" w:hAnsi="Arial" w:cs="Arial"/>
          <w:sz w:val="24"/>
          <w:szCs w:val="24"/>
        </w:rPr>
        <w:t>understocking</w:t>
      </w:r>
      <w:r w:rsidRPr="00D01E51">
        <w:rPr>
          <w:rFonts w:ascii="Arial" w:eastAsia="Arial" w:hAnsi="Arial" w:cs="Arial"/>
          <w:sz w:val="24"/>
          <w:szCs w:val="24"/>
        </w:rPr>
        <w:t xml:space="preserve"> of goods and products which results in lost sales and unsatisfactory customer interaction. </w:t>
      </w:r>
      <w:sdt>
        <w:sdtPr>
          <w:rPr>
            <w:rFonts w:ascii="Arial" w:eastAsia="Arial" w:hAnsi="Arial" w:cs="Arial"/>
            <w:sz w:val="24"/>
            <w:szCs w:val="24"/>
          </w:rPr>
          <w:id w:val="430627394"/>
          <w:citation/>
        </w:sdtPr>
        <w:sdtContent>
          <w:r w:rsidR="00DC18B2" w:rsidRPr="00D01E51">
            <w:rPr>
              <w:rFonts w:ascii="Arial" w:eastAsia="Arial" w:hAnsi="Arial" w:cs="Arial"/>
              <w:sz w:val="24"/>
              <w:szCs w:val="24"/>
            </w:rPr>
            <w:fldChar w:fldCharType="begin"/>
          </w:r>
          <w:r w:rsidR="00DC18B2" w:rsidRPr="00D01E51">
            <w:rPr>
              <w:rFonts w:ascii="Arial" w:eastAsia="Arial" w:hAnsi="Arial" w:cs="Arial"/>
              <w:sz w:val="24"/>
              <w:szCs w:val="24"/>
            </w:rPr>
            <w:instrText xml:space="preserve"> CITATION Smi22 \l 1033 </w:instrText>
          </w:r>
          <w:r w:rsidR="00DC18B2" w:rsidRPr="00D01E51">
            <w:rPr>
              <w:rFonts w:ascii="Arial" w:eastAsia="Arial" w:hAnsi="Arial" w:cs="Arial"/>
              <w:sz w:val="24"/>
              <w:szCs w:val="24"/>
            </w:rPr>
            <w:fldChar w:fldCharType="separate"/>
          </w:r>
          <w:r w:rsidR="008171B4" w:rsidRPr="00D01E51">
            <w:rPr>
              <w:rFonts w:ascii="Arial" w:eastAsia="Arial" w:hAnsi="Arial" w:cs="Arial"/>
              <w:noProof/>
              <w:sz w:val="24"/>
              <w:szCs w:val="24"/>
            </w:rPr>
            <w:t>[3]</w:t>
          </w:r>
          <w:r w:rsidR="00DC18B2" w:rsidRPr="00D01E51">
            <w:rPr>
              <w:rFonts w:ascii="Arial" w:eastAsia="Arial" w:hAnsi="Arial" w:cs="Arial"/>
              <w:sz w:val="24"/>
              <w:szCs w:val="24"/>
            </w:rPr>
            <w:fldChar w:fldCharType="end"/>
          </w:r>
        </w:sdtContent>
      </w:sdt>
      <w:r w:rsidRPr="00D01E51">
        <w:rPr>
          <w:rFonts w:ascii="Arial" w:eastAsia="Arial" w:hAnsi="Arial" w:cs="Arial"/>
          <w:sz w:val="24"/>
          <w:szCs w:val="24"/>
        </w:rPr>
        <w:t xml:space="preserve">Incorporating AI-Driven demand forecasting into inventory systems allows businesses to automate replenishment of stock based on data-driven predictions. Aligning inventory stock levels with the predicted demand, SMEs can prevent risks and enhance customer satisfaction </w:t>
      </w:r>
      <w:sdt>
        <w:sdtPr>
          <w:rPr>
            <w:rFonts w:ascii="Arial" w:eastAsia="Arial" w:hAnsi="Arial" w:cs="Arial"/>
            <w:sz w:val="24"/>
            <w:szCs w:val="24"/>
          </w:rPr>
          <w:id w:val="2000456550"/>
          <w:citation/>
        </w:sdtPr>
        <w:sdtContent>
          <w:r w:rsidR="00DC18B2" w:rsidRPr="00D01E51">
            <w:rPr>
              <w:rFonts w:ascii="Arial" w:eastAsia="Arial" w:hAnsi="Arial" w:cs="Arial"/>
              <w:sz w:val="24"/>
              <w:szCs w:val="24"/>
            </w:rPr>
            <w:fldChar w:fldCharType="begin"/>
          </w:r>
          <w:r w:rsidR="00DC18B2" w:rsidRPr="00D01E51">
            <w:rPr>
              <w:rFonts w:ascii="Arial" w:eastAsia="Arial" w:hAnsi="Arial" w:cs="Arial"/>
              <w:sz w:val="24"/>
              <w:szCs w:val="24"/>
            </w:rPr>
            <w:instrText xml:space="preserve"> CITATION Lee21 \l 1033 </w:instrText>
          </w:r>
          <w:r w:rsidR="00DC18B2" w:rsidRPr="00D01E51">
            <w:rPr>
              <w:rFonts w:ascii="Arial" w:eastAsia="Arial" w:hAnsi="Arial" w:cs="Arial"/>
              <w:sz w:val="24"/>
              <w:szCs w:val="24"/>
            </w:rPr>
            <w:fldChar w:fldCharType="separate"/>
          </w:r>
          <w:r w:rsidR="008171B4" w:rsidRPr="00D01E51">
            <w:rPr>
              <w:rFonts w:ascii="Arial" w:eastAsia="Arial" w:hAnsi="Arial" w:cs="Arial"/>
              <w:noProof/>
              <w:sz w:val="24"/>
              <w:szCs w:val="24"/>
            </w:rPr>
            <w:t>[4]</w:t>
          </w:r>
          <w:r w:rsidR="00DC18B2" w:rsidRPr="00D01E51">
            <w:rPr>
              <w:rFonts w:ascii="Arial" w:eastAsia="Arial" w:hAnsi="Arial" w:cs="Arial"/>
              <w:sz w:val="24"/>
              <w:szCs w:val="24"/>
            </w:rPr>
            <w:fldChar w:fldCharType="end"/>
          </w:r>
        </w:sdtContent>
      </w:sdt>
      <w:r w:rsidRPr="00D01E51">
        <w:rPr>
          <w:rFonts w:ascii="Arial" w:eastAsia="Arial" w:hAnsi="Arial" w:cs="Arial"/>
          <w:sz w:val="24"/>
          <w:szCs w:val="24"/>
        </w:rPr>
        <w:t xml:space="preserve">In a journal explored by Alok </w:t>
      </w:r>
      <w:sdt>
        <w:sdtPr>
          <w:rPr>
            <w:rFonts w:ascii="Arial" w:eastAsia="Arial" w:hAnsi="Arial" w:cs="Arial"/>
            <w:sz w:val="24"/>
            <w:szCs w:val="24"/>
          </w:rPr>
          <w:id w:val="985282942"/>
          <w:citation/>
        </w:sdtPr>
        <w:sdtContent>
          <w:r w:rsidR="00DC18B2" w:rsidRPr="00D01E51">
            <w:rPr>
              <w:rFonts w:ascii="Arial" w:eastAsia="Arial" w:hAnsi="Arial" w:cs="Arial"/>
              <w:sz w:val="24"/>
              <w:szCs w:val="24"/>
            </w:rPr>
            <w:fldChar w:fldCharType="begin"/>
          </w:r>
          <w:r w:rsidR="00DC18B2" w:rsidRPr="00D01E51">
            <w:rPr>
              <w:rFonts w:ascii="Arial" w:eastAsia="Arial" w:hAnsi="Arial" w:cs="Arial"/>
              <w:sz w:val="24"/>
              <w:szCs w:val="24"/>
            </w:rPr>
            <w:instrText xml:space="preserve"> CITATION Alo23 \l 1033 </w:instrText>
          </w:r>
          <w:r w:rsidR="00DC18B2" w:rsidRPr="00D01E51">
            <w:rPr>
              <w:rFonts w:ascii="Arial" w:eastAsia="Arial" w:hAnsi="Arial" w:cs="Arial"/>
              <w:sz w:val="24"/>
              <w:szCs w:val="24"/>
            </w:rPr>
            <w:fldChar w:fldCharType="separate"/>
          </w:r>
          <w:r w:rsidR="008171B4" w:rsidRPr="00D01E51">
            <w:rPr>
              <w:rFonts w:ascii="Arial" w:eastAsia="Arial" w:hAnsi="Arial" w:cs="Arial"/>
              <w:noProof/>
              <w:sz w:val="24"/>
              <w:szCs w:val="24"/>
            </w:rPr>
            <w:t>[5]</w:t>
          </w:r>
          <w:r w:rsidR="00DC18B2" w:rsidRPr="00D01E51">
            <w:rPr>
              <w:rFonts w:ascii="Arial" w:eastAsia="Arial" w:hAnsi="Arial" w:cs="Arial"/>
              <w:sz w:val="24"/>
              <w:szCs w:val="24"/>
            </w:rPr>
            <w:fldChar w:fldCharType="end"/>
          </w:r>
        </w:sdtContent>
      </w:sdt>
      <w:r w:rsidRPr="00D01E51">
        <w:rPr>
          <w:rFonts w:ascii="Arial" w:eastAsia="Arial" w:hAnsi="Arial" w:cs="Arial"/>
          <w:sz w:val="24"/>
          <w:szCs w:val="24"/>
        </w:rPr>
        <w:t>implementing predictive analytics to commerce have substantial benefits giving the potential to improve inventory turnover rates, reduced stockouts, increased customer retention and higher engagement, and improved sales forecasting accuracy.</w:t>
      </w:r>
    </w:p>
    <w:p w14:paraId="0000010C" w14:textId="77777777" w:rsidR="00476E63" w:rsidRPr="00D01E51" w:rsidRDefault="00476E63" w:rsidP="00D01E51">
      <w:pPr>
        <w:spacing w:line="480" w:lineRule="auto"/>
        <w:jc w:val="both"/>
        <w:rPr>
          <w:rFonts w:ascii="Arial" w:eastAsia="Arial" w:hAnsi="Arial" w:cs="Arial"/>
          <w:sz w:val="24"/>
          <w:szCs w:val="24"/>
        </w:rPr>
      </w:pPr>
    </w:p>
    <w:p w14:paraId="0000010D" w14:textId="77777777" w:rsidR="00476E63" w:rsidRPr="00682859" w:rsidRDefault="00A551B5" w:rsidP="00D01E51">
      <w:pPr>
        <w:pStyle w:val="Heading3"/>
        <w:spacing w:before="0" w:after="0" w:line="480" w:lineRule="auto"/>
        <w:jc w:val="both"/>
        <w:rPr>
          <w:rFonts w:ascii="Arial" w:eastAsia="Arial" w:hAnsi="Arial" w:cs="Arial"/>
          <w:b/>
          <w:color w:val="auto"/>
          <w:sz w:val="24"/>
          <w:szCs w:val="24"/>
        </w:rPr>
      </w:pPr>
      <w:r w:rsidRPr="00682859">
        <w:rPr>
          <w:rFonts w:ascii="Arial" w:eastAsia="Arial" w:hAnsi="Arial" w:cs="Arial"/>
          <w:b/>
          <w:color w:val="auto"/>
          <w:sz w:val="24"/>
          <w:szCs w:val="24"/>
        </w:rPr>
        <w:t>Local Related Literature</w:t>
      </w:r>
    </w:p>
    <w:p w14:paraId="0000010E" w14:textId="175A9BEB" w:rsidR="00476E63" w:rsidRPr="00D01E51" w:rsidRDefault="00A551B5" w:rsidP="00D01E51">
      <w:pPr>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In an article written by </w:t>
      </w:r>
      <w:r w:rsidR="006305C3" w:rsidRPr="00D01E51">
        <w:rPr>
          <w:rFonts w:ascii="Arial" w:eastAsia="Arial" w:hAnsi="Arial" w:cs="Arial"/>
          <w:sz w:val="24"/>
          <w:szCs w:val="24"/>
        </w:rPr>
        <w:t xml:space="preserve">Tony, </w:t>
      </w:r>
      <w:sdt>
        <w:sdtPr>
          <w:rPr>
            <w:rFonts w:ascii="Arial" w:eastAsia="Arial" w:hAnsi="Arial" w:cs="Arial"/>
            <w:sz w:val="24"/>
            <w:szCs w:val="24"/>
          </w:rPr>
          <w:id w:val="-845486504"/>
          <w:citation/>
        </w:sdtPr>
        <w:sdtContent>
          <w:r w:rsidR="00976568" w:rsidRPr="00D01E51">
            <w:rPr>
              <w:rFonts w:ascii="Arial" w:eastAsia="Arial" w:hAnsi="Arial" w:cs="Arial"/>
              <w:sz w:val="24"/>
              <w:szCs w:val="24"/>
            </w:rPr>
            <w:fldChar w:fldCharType="begin"/>
          </w:r>
          <w:r w:rsidR="00976568" w:rsidRPr="00D01E51">
            <w:rPr>
              <w:rFonts w:ascii="Arial" w:eastAsia="Arial" w:hAnsi="Arial" w:cs="Arial"/>
              <w:sz w:val="24"/>
              <w:szCs w:val="24"/>
            </w:rPr>
            <w:instrText xml:space="preserve"> CITATION Ton25 \l 1033 </w:instrText>
          </w:r>
          <w:r w:rsidR="00976568" w:rsidRPr="00D01E51">
            <w:rPr>
              <w:rFonts w:ascii="Arial" w:eastAsia="Arial" w:hAnsi="Arial" w:cs="Arial"/>
              <w:sz w:val="24"/>
              <w:szCs w:val="24"/>
            </w:rPr>
            <w:fldChar w:fldCharType="separate"/>
          </w:r>
          <w:r w:rsidR="008171B4" w:rsidRPr="00D01E51">
            <w:rPr>
              <w:rFonts w:ascii="Arial" w:eastAsia="Arial" w:hAnsi="Arial" w:cs="Arial"/>
              <w:noProof/>
              <w:sz w:val="24"/>
              <w:szCs w:val="24"/>
            </w:rPr>
            <w:t>[6]</w:t>
          </w:r>
          <w:r w:rsidR="00976568" w:rsidRPr="00D01E51">
            <w:rPr>
              <w:rFonts w:ascii="Arial" w:eastAsia="Arial" w:hAnsi="Arial" w:cs="Arial"/>
              <w:sz w:val="24"/>
              <w:szCs w:val="24"/>
            </w:rPr>
            <w:fldChar w:fldCharType="end"/>
          </w:r>
        </w:sdtContent>
      </w:sdt>
      <w:r w:rsidRPr="00D01E51">
        <w:rPr>
          <w:rFonts w:ascii="Arial" w:eastAsia="Arial" w:hAnsi="Arial" w:cs="Arial"/>
          <w:sz w:val="24"/>
          <w:szCs w:val="24"/>
        </w:rPr>
        <w:t>AI will have a breakthrough in 2025, Generating multiple opinions and perspectives across industries and economies. More than 54% of business investors now expect AI to deliver a long-term benefit for their developing business areas. Allowing flexibility to use open-source models and seamless integrations enabling multiple vendors to expand. The largest global provider of cloud and carrier-neutral data center Digital Realty concluded that organizations prefer data-</w:t>
      </w:r>
      <w:r w:rsidRPr="00D01E51">
        <w:rPr>
          <w:rFonts w:ascii="Arial" w:eastAsia="Arial" w:hAnsi="Arial" w:cs="Arial"/>
          <w:sz w:val="24"/>
          <w:szCs w:val="24"/>
        </w:rPr>
        <w:lastRenderedPageBreak/>
        <w:t xml:space="preserve">driven initiatives thus allowing further investment in digital infrastructure necessary to fully harness the future potential of AI. In a news article by Manila bulletin </w:t>
      </w:r>
      <w:sdt>
        <w:sdtPr>
          <w:rPr>
            <w:rFonts w:ascii="Arial" w:eastAsia="Arial" w:hAnsi="Arial" w:cs="Arial"/>
            <w:sz w:val="24"/>
            <w:szCs w:val="24"/>
          </w:rPr>
          <w:id w:val="-1225070252"/>
          <w:citation/>
        </w:sdtPr>
        <w:sdtContent>
          <w:r w:rsidR="00A43DAA" w:rsidRPr="00D01E51">
            <w:rPr>
              <w:rFonts w:ascii="Arial" w:eastAsia="Arial" w:hAnsi="Arial" w:cs="Arial"/>
              <w:sz w:val="24"/>
              <w:szCs w:val="24"/>
            </w:rPr>
            <w:fldChar w:fldCharType="begin"/>
          </w:r>
          <w:r w:rsidR="00A43DAA" w:rsidRPr="00D01E51">
            <w:rPr>
              <w:rFonts w:ascii="Arial" w:eastAsia="Arial" w:hAnsi="Arial" w:cs="Arial"/>
              <w:sz w:val="24"/>
              <w:szCs w:val="24"/>
            </w:rPr>
            <w:instrText xml:space="preserve"> CITATION Man24 \l 1033 </w:instrText>
          </w:r>
          <w:r w:rsidR="00A43DAA" w:rsidRPr="00D01E51">
            <w:rPr>
              <w:rFonts w:ascii="Arial" w:eastAsia="Arial" w:hAnsi="Arial" w:cs="Arial"/>
              <w:sz w:val="24"/>
              <w:szCs w:val="24"/>
            </w:rPr>
            <w:fldChar w:fldCharType="separate"/>
          </w:r>
          <w:r w:rsidR="008171B4" w:rsidRPr="00D01E51">
            <w:rPr>
              <w:rFonts w:ascii="Arial" w:eastAsia="Arial" w:hAnsi="Arial" w:cs="Arial"/>
              <w:noProof/>
              <w:sz w:val="24"/>
              <w:szCs w:val="24"/>
            </w:rPr>
            <w:t>[7]</w:t>
          </w:r>
          <w:r w:rsidR="00A43DAA" w:rsidRPr="00D01E51">
            <w:rPr>
              <w:rFonts w:ascii="Arial" w:eastAsia="Arial" w:hAnsi="Arial" w:cs="Arial"/>
              <w:sz w:val="24"/>
              <w:szCs w:val="24"/>
            </w:rPr>
            <w:fldChar w:fldCharType="end"/>
          </w:r>
        </w:sdtContent>
      </w:sdt>
      <w:r w:rsidRPr="00D01E51">
        <w:rPr>
          <w:rFonts w:ascii="Arial" w:eastAsia="Arial" w:hAnsi="Arial" w:cs="Arial"/>
          <w:sz w:val="24"/>
          <w:szCs w:val="24"/>
        </w:rPr>
        <w:t xml:space="preserve">A lack of awareness </w:t>
      </w:r>
      <w:r w:rsidR="008B79AE" w:rsidRPr="00D01E51">
        <w:rPr>
          <w:rFonts w:ascii="Arial" w:eastAsia="Arial" w:hAnsi="Arial" w:cs="Arial"/>
          <w:sz w:val="24"/>
          <w:szCs w:val="24"/>
        </w:rPr>
        <w:t>hinders</w:t>
      </w:r>
      <w:r w:rsidRPr="00D01E51">
        <w:rPr>
          <w:rFonts w:ascii="Arial" w:eastAsia="Arial" w:hAnsi="Arial" w:cs="Arial"/>
          <w:sz w:val="24"/>
          <w:szCs w:val="24"/>
        </w:rPr>
        <w:t xml:space="preserve"> AI integration in Philippine business. Local businesses such as Micro, Small and medium enterprises (MSEMEs) are having a difficult </w:t>
      </w:r>
      <w:r w:rsidR="006305C3" w:rsidRPr="00D01E51">
        <w:rPr>
          <w:rFonts w:ascii="Arial" w:eastAsia="Arial" w:hAnsi="Arial" w:cs="Arial"/>
          <w:sz w:val="24"/>
          <w:szCs w:val="24"/>
        </w:rPr>
        <w:t>time adapting</w:t>
      </w:r>
      <w:r w:rsidRPr="00D01E51">
        <w:rPr>
          <w:rFonts w:ascii="Arial" w:eastAsia="Arial" w:hAnsi="Arial" w:cs="Arial"/>
          <w:sz w:val="24"/>
          <w:szCs w:val="24"/>
        </w:rPr>
        <w:t xml:space="preserve"> to AI technologies due to awareness and funding barriers. In the early years of AI only 14.9% of businesses used AI technologies because of lack of awareness and the lack of funding opportunities. And to back this up an article published by </w:t>
      </w:r>
      <w:proofErr w:type="spellStart"/>
      <w:r w:rsidRPr="00D01E51">
        <w:rPr>
          <w:rFonts w:ascii="Arial" w:eastAsia="Arial" w:hAnsi="Arial" w:cs="Arial"/>
          <w:sz w:val="24"/>
          <w:szCs w:val="24"/>
        </w:rPr>
        <w:t>Yondu</w:t>
      </w:r>
      <w:proofErr w:type="spellEnd"/>
      <w:r w:rsidRPr="00D01E51">
        <w:rPr>
          <w:rFonts w:ascii="Arial" w:eastAsia="Arial" w:hAnsi="Arial" w:cs="Arial"/>
          <w:sz w:val="24"/>
          <w:szCs w:val="24"/>
        </w:rPr>
        <w:t xml:space="preserve"> </w:t>
      </w:r>
      <w:sdt>
        <w:sdtPr>
          <w:rPr>
            <w:rFonts w:ascii="Arial" w:eastAsia="Arial" w:hAnsi="Arial" w:cs="Arial"/>
            <w:sz w:val="24"/>
            <w:szCs w:val="24"/>
          </w:rPr>
          <w:id w:val="-1503648349"/>
          <w:citation/>
        </w:sdtPr>
        <w:sdtContent>
          <w:r w:rsidR="00180109" w:rsidRPr="00D01E51">
            <w:rPr>
              <w:rFonts w:ascii="Arial" w:eastAsia="Arial" w:hAnsi="Arial" w:cs="Arial"/>
              <w:sz w:val="24"/>
              <w:szCs w:val="24"/>
            </w:rPr>
            <w:fldChar w:fldCharType="begin"/>
          </w:r>
          <w:r w:rsidR="00180109" w:rsidRPr="00D01E51">
            <w:rPr>
              <w:rFonts w:ascii="Arial" w:eastAsia="Arial" w:hAnsi="Arial" w:cs="Arial"/>
              <w:sz w:val="24"/>
              <w:szCs w:val="24"/>
            </w:rPr>
            <w:instrText xml:space="preserve"> CITATION Yon24 \l 1033 </w:instrText>
          </w:r>
          <w:r w:rsidR="00180109" w:rsidRPr="00D01E51">
            <w:rPr>
              <w:rFonts w:ascii="Arial" w:eastAsia="Arial" w:hAnsi="Arial" w:cs="Arial"/>
              <w:sz w:val="24"/>
              <w:szCs w:val="24"/>
            </w:rPr>
            <w:fldChar w:fldCharType="separate"/>
          </w:r>
          <w:r w:rsidR="008171B4" w:rsidRPr="00D01E51">
            <w:rPr>
              <w:rFonts w:ascii="Arial" w:eastAsia="Arial" w:hAnsi="Arial" w:cs="Arial"/>
              <w:noProof/>
              <w:sz w:val="24"/>
              <w:szCs w:val="24"/>
            </w:rPr>
            <w:t>[8]</w:t>
          </w:r>
          <w:r w:rsidR="00180109" w:rsidRPr="00D01E51">
            <w:rPr>
              <w:rFonts w:ascii="Arial" w:eastAsia="Arial" w:hAnsi="Arial" w:cs="Arial"/>
              <w:sz w:val="24"/>
              <w:szCs w:val="24"/>
            </w:rPr>
            <w:fldChar w:fldCharType="end"/>
          </w:r>
        </w:sdtContent>
      </w:sdt>
      <w:r w:rsidRPr="00D01E51">
        <w:rPr>
          <w:rFonts w:ascii="Arial" w:eastAsia="Arial" w:hAnsi="Arial" w:cs="Arial"/>
          <w:sz w:val="24"/>
          <w:szCs w:val="24"/>
        </w:rPr>
        <w:t xml:space="preserve"> states that Filipino companies are slow to adopt AI, 54% of companies report that they have yet to harness the opportunities of AI as they believe that the risks are still far greater than the benefit these risks include intellectual property concerns, misuse of client and customer data and lack of confidence and many other. However, despite the concerns almost half of the </w:t>
      </w:r>
      <w:r w:rsidR="006305C3" w:rsidRPr="00D01E51">
        <w:rPr>
          <w:rFonts w:ascii="Arial" w:eastAsia="Arial" w:hAnsi="Arial" w:cs="Arial"/>
          <w:sz w:val="24"/>
          <w:szCs w:val="24"/>
        </w:rPr>
        <w:t>businesses have</w:t>
      </w:r>
      <w:r w:rsidRPr="00D01E51">
        <w:rPr>
          <w:rFonts w:ascii="Arial" w:eastAsia="Arial" w:hAnsi="Arial" w:cs="Arial"/>
          <w:sz w:val="24"/>
          <w:szCs w:val="24"/>
        </w:rPr>
        <w:t xml:space="preserve"> already adopted to using AI as tools for their businesses. One of the biggest concerns is the question of “is AI going to replace a human laborer?” A survey done by </w:t>
      </w:r>
      <w:proofErr w:type="spellStart"/>
      <w:r w:rsidRPr="00D01E51">
        <w:rPr>
          <w:rFonts w:ascii="Arial" w:eastAsia="Arial" w:hAnsi="Arial" w:cs="Arial"/>
          <w:sz w:val="24"/>
          <w:szCs w:val="24"/>
        </w:rPr>
        <w:t>TrueLogic</w:t>
      </w:r>
      <w:proofErr w:type="spellEnd"/>
      <w:r w:rsidRPr="00D01E51">
        <w:rPr>
          <w:rFonts w:ascii="Arial" w:eastAsia="Arial" w:hAnsi="Arial" w:cs="Arial"/>
          <w:sz w:val="24"/>
          <w:szCs w:val="24"/>
        </w:rPr>
        <w:t xml:space="preserve"> </w:t>
      </w:r>
      <w:sdt>
        <w:sdtPr>
          <w:rPr>
            <w:rFonts w:ascii="Arial" w:eastAsia="Arial" w:hAnsi="Arial" w:cs="Arial"/>
            <w:sz w:val="24"/>
            <w:szCs w:val="24"/>
          </w:rPr>
          <w:id w:val="1718001866"/>
          <w:citation/>
        </w:sdtPr>
        <w:sdtContent>
          <w:r w:rsidR="007E057D" w:rsidRPr="00D01E51">
            <w:rPr>
              <w:rFonts w:ascii="Arial" w:eastAsia="Arial" w:hAnsi="Arial" w:cs="Arial"/>
              <w:sz w:val="24"/>
              <w:szCs w:val="24"/>
            </w:rPr>
            <w:fldChar w:fldCharType="begin"/>
          </w:r>
          <w:r w:rsidR="007E057D" w:rsidRPr="00D01E51">
            <w:rPr>
              <w:rFonts w:ascii="Arial" w:eastAsia="Arial" w:hAnsi="Arial" w:cs="Arial"/>
              <w:sz w:val="24"/>
              <w:szCs w:val="24"/>
            </w:rPr>
            <w:instrText xml:space="preserve"> CITATION Tru24 \l 1033 </w:instrText>
          </w:r>
          <w:r w:rsidR="007E057D" w:rsidRPr="00D01E51">
            <w:rPr>
              <w:rFonts w:ascii="Arial" w:eastAsia="Arial" w:hAnsi="Arial" w:cs="Arial"/>
              <w:sz w:val="24"/>
              <w:szCs w:val="24"/>
            </w:rPr>
            <w:fldChar w:fldCharType="separate"/>
          </w:r>
          <w:r w:rsidR="008171B4" w:rsidRPr="00D01E51">
            <w:rPr>
              <w:rFonts w:ascii="Arial" w:eastAsia="Arial" w:hAnsi="Arial" w:cs="Arial"/>
              <w:noProof/>
              <w:sz w:val="24"/>
              <w:szCs w:val="24"/>
            </w:rPr>
            <w:t>[9]</w:t>
          </w:r>
          <w:r w:rsidR="007E057D" w:rsidRPr="00D01E51">
            <w:rPr>
              <w:rFonts w:ascii="Arial" w:eastAsia="Arial" w:hAnsi="Arial" w:cs="Arial"/>
              <w:sz w:val="24"/>
              <w:szCs w:val="24"/>
            </w:rPr>
            <w:fldChar w:fldCharType="end"/>
          </w:r>
        </w:sdtContent>
      </w:sdt>
      <w:r w:rsidR="008B79AE">
        <w:rPr>
          <w:rFonts w:ascii="Arial" w:eastAsia="Arial" w:hAnsi="Arial" w:cs="Arial"/>
          <w:sz w:val="24"/>
          <w:szCs w:val="24"/>
        </w:rPr>
        <w:t xml:space="preserve"> </w:t>
      </w:r>
      <w:r w:rsidRPr="00D01E51">
        <w:rPr>
          <w:rFonts w:ascii="Arial" w:eastAsia="Arial" w:hAnsi="Arial" w:cs="Arial"/>
          <w:sz w:val="24"/>
          <w:szCs w:val="24"/>
        </w:rPr>
        <w:t xml:space="preserve">mentioned that the attitudes towards AI across generations are positive and going above 65% as most people have mixed </w:t>
      </w:r>
      <w:r w:rsidR="006305C3" w:rsidRPr="00D01E51">
        <w:rPr>
          <w:rFonts w:ascii="Arial" w:eastAsia="Arial" w:hAnsi="Arial" w:cs="Arial"/>
          <w:sz w:val="24"/>
          <w:szCs w:val="24"/>
        </w:rPr>
        <w:t>feelings</w:t>
      </w:r>
      <w:r w:rsidRPr="00D01E51">
        <w:rPr>
          <w:rFonts w:ascii="Arial" w:eastAsia="Arial" w:hAnsi="Arial" w:cs="Arial"/>
          <w:sz w:val="24"/>
          <w:szCs w:val="24"/>
        </w:rPr>
        <w:t xml:space="preserve"> towards AI however, some believe that it will create new jobs and will replace some of the most laborious work. In a news article written by John </w:t>
      </w:r>
      <w:proofErr w:type="spellStart"/>
      <w:r w:rsidRPr="00D01E51">
        <w:rPr>
          <w:rFonts w:ascii="Arial" w:eastAsia="Arial" w:hAnsi="Arial" w:cs="Arial"/>
          <w:sz w:val="24"/>
          <w:szCs w:val="24"/>
        </w:rPr>
        <w:t>Fulgar</w:t>
      </w:r>
      <w:proofErr w:type="spellEnd"/>
      <w:r w:rsidRPr="00D01E51">
        <w:rPr>
          <w:rFonts w:ascii="Arial" w:eastAsia="Arial" w:hAnsi="Arial" w:cs="Arial"/>
          <w:sz w:val="24"/>
          <w:szCs w:val="24"/>
        </w:rPr>
        <w:t xml:space="preserve"> </w:t>
      </w:r>
      <w:sdt>
        <w:sdtPr>
          <w:rPr>
            <w:rFonts w:ascii="Arial" w:eastAsia="Arial" w:hAnsi="Arial" w:cs="Arial"/>
            <w:sz w:val="24"/>
            <w:szCs w:val="24"/>
          </w:rPr>
          <w:id w:val="-535117767"/>
          <w:citation/>
        </w:sdtPr>
        <w:sdtContent>
          <w:r w:rsidR="007E057D" w:rsidRPr="00D01E51">
            <w:rPr>
              <w:rFonts w:ascii="Arial" w:eastAsia="Arial" w:hAnsi="Arial" w:cs="Arial"/>
              <w:sz w:val="24"/>
              <w:szCs w:val="24"/>
            </w:rPr>
            <w:fldChar w:fldCharType="begin"/>
          </w:r>
          <w:r w:rsidR="007E057D" w:rsidRPr="00D01E51">
            <w:rPr>
              <w:rFonts w:ascii="Arial" w:eastAsia="Arial" w:hAnsi="Arial" w:cs="Arial"/>
              <w:sz w:val="24"/>
              <w:szCs w:val="24"/>
            </w:rPr>
            <w:instrText xml:space="preserve"> CITATION Ful24 \l 1033 </w:instrText>
          </w:r>
          <w:r w:rsidR="007E057D" w:rsidRPr="00D01E51">
            <w:rPr>
              <w:rFonts w:ascii="Arial" w:eastAsia="Arial" w:hAnsi="Arial" w:cs="Arial"/>
              <w:sz w:val="24"/>
              <w:szCs w:val="24"/>
            </w:rPr>
            <w:fldChar w:fldCharType="separate"/>
          </w:r>
          <w:r w:rsidR="008171B4" w:rsidRPr="00D01E51">
            <w:rPr>
              <w:rFonts w:ascii="Arial" w:eastAsia="Arial" w:hAnsi="Arial" w:cs="Arial"/>
              <w:noProof/>
              <w:sz w:val="24"/>
              <w:szCs w:val="24"/>
            </w:rPr>
            <w:t>[10]</w:t>
          </w:r>
          <w:r w:rsidR="007E057D" w:rsidRPr="00D01E51">
            <w:rPr>
              <w:rFonts w:ascii="Arial" w:eastAsia="Arial" w:hAnsi="Arial" w:cs="Arial"/>
              <w:sz w:val="24"/>
              <w:szCs w:val="24"/>
            </w:rPr>
            <w:fldChar w:fldCharType="end"/>
          </w:r>
        </w:sdtContent>
      </w:sdt>
      <w:r w:rsidRPr="00D01E51">
        <w:rPr>
          <w:rFonts w:ascii="Arial" w:eastAsia="Arial" w:hAnsi="Arial" w:cs="Arial"/>
          <w:sz w:val="24"/>
          <w:szCs w:val="24"/>
        </w:rPr>
        <w:t xml:space="preserve"> AI improves productivity and efficiency by automating the repetitive operations that </w:t>
      </w:r>
      <w:r w:rsidR="006305C3" w:rsidRPr="00D01E51">
        <w:rPr>
          <w:rFonts w:ascii="Arial" w:eastAsia="Arial" w:hAnsi="Arial" w:cs="Arial"/>
          <w:sz w:val="24"/>
          <w:szCs w:val="24"/>
        </w:rPr>
        <w:t>are</w:t>
      </w:r>
      <w:r w:rsidRPr="00D01E51">
        <w:rPr>
          <w:rFonts w:ascii="Arial" w:eastAsia="Arial" w:hAnsi="Arial" w:cs="Arial"/>
          <w:sz w:val="24"/>
          <w:szCs w:val="24"/>
        </w:rPr>
        <w:t xml:space="preserve"> being done manually, which in return giving humans time to focus more resources on more complicated tasks.  </w:t>
      </w:r>
      <w:proofErr w:type="spellStart"/>
      <w:r w:rsidRPr="00D01E51">
        <w:rPr>
          <w:rFonts w:ascii="Arial" w:eastAsia="Arial" w:hAnsi="Arial" w:cs="Arial"/>
          <w:sz w:val="24"/>
          <w:szCs w:val="24"/>
        </w:rPr>
        <w:t>Fulgar</w:t>
      </w:r>
      <w:proofErr w:type="spellEnd"/>
      <w:r w:rsidRPr="00D01E51">
        <w:rPr>
          <w:rFonts w:ascii="Arial" w:eastAsia="Arial" w:hAnsi="Arial" w:cs="Arial"/>
          <w:sz w:val="24"/>
          <w:szCs w:val="24"/>
        </w:rPr>
        <w:t xml:space="preserve"> also stated that Cost Savings is another key advantage of using AI as a tool as it can help create </w:t>
      </w:r>
      <w:r w:rsidR="006305C3" w:rsidRPr="00D01E51">
        <w:rPr>
          <w:rFonts w:ascii="Arial" w:eastAsia="Arial" w:hAnsi="Arial" w:cs="Arial"/>
          <w:sz w:val="24"/>
          <w:szCs w:val="24"/>
        </w:rPr>
        <w:t>more</w:t>
      </w:r>
      <w:r w:rsidRPr="00D01E51">
        <w:rPr>
          <w:rFonts w:ascii="Arial" w:eastAsia="Arial" w:hAnsi="Arial" w:cs="Arial"/>
          <w:sz w:val="24"/>
          <w:szCs w:val="24"/>
        </w:rPr>
        <w:t xml:space="preserve"> accurate budget forecasting. </w:t>
      </w:r>
      <w:r w:rsidRPr="00D01E51">
        <w:rPr>
          <w:rFonts w:ascii="Arial" w:eastAsia="Arial" w:hAnsi="Arial" w:cs="Arial"/>
          <w:sz w:val="24"/>
          <w:szCs w:val="24"/>
        </w:rPr>
        <w:lastRenderedPageBreak/>
        <w:t xml:space="preserve">Another key feature of using AI as a tool is that </w:t>
      </w:r>
      <w:r w:rsidR="006305C3" w:rsidRPr="00D01E51">
        <w:rPr>
          <w:rFonts w:ascii="Arial" w:eastAsia="Arial" w:hAnsi="Arial" w:cs="Arial"/>
          <w:sz w:val="24"/>
          <w:szCs w:val="24"/>
        </w:rPr>
        <w:t>it</w:t>
      </w:r>
      <w:r w:rsidRPr="00D01E51">
        <w:rPr>
          <w:rFonts w:ascii="Arial" w:eastAsia="Arial" w:hAnsi="Arial" w:cs="Arial"/>
          <w:sz w:val="24"/>
          <w:szCs w:val="24"/>
        </w:rPr>
        <w:t xml:space="preserve"> can identify risks and possible </w:t>
      </w:r>
      <w:r w:rsidR="006305C3" w:rsidRPr="00D01E51">
        <w:rPr>
          <w:rFonts w:ascii="Arial" w:eastAsia="Arial" w:hAnsi="Arial" w:cs="Arial"/>
          <w:sz w:val="24"/>
          <w:szCs w:val="24"/>
        </w:rPr>
        <w:t>hazards,</w:t>
      </w:r>
      <w:r w:rsidRPr="00D01E51">
        <w:rPr>
          <w:rFonts w:ascii="Arial" w:eastAsia="Arial" w:hAnsi="Arial" w:cs="Arial"/>
          <w:sz w:val="24"/>
          <w:szCs w:val="24"/>
        </w:rPr>
        <w:t xml:space="preserve"> allowing the business to make a safety plan.</w:t>
      </w:r>
    </w:p>
    <w:p w14:paraId="51C7AC39" w14:textId="77777777" w:rsidR="006305C3" w:rsidRPr="00D01E51" w:rsidRDefault="006305C3" w:rsidP="00D01E51">
      <w:pPr>
        <w:spacing w:line="480" w:lineRule="auto"/>
        <w:jc w:val="both"/>
        <w:rPr>
          <w:rFonts w:ascii="Arial" w:eastAsia="Arial" w:hAnsi="Arial" w:cs="Arial"/>
          <w:sz w:val="24"/>
          <w:szCs w:val="24"/>
        </w:rPr>
      </w:pPr>
    </w:p>
    <w:p w14:paraId="0000010F" w14:textId="77777777" w:rsidR="00476E63" w:rsidRPr="00682859" w:rsidRDefault="00A551B5" w:rsidP="00D01E51">
      <w:pPr>
        <w:pStyle w:val="Heading3"/>
        <w:spacing w:before="0" w:after="0" w:line="480" w:lineRule="auto"/>
        <w:jc w:val="both"/>
        <w:rPr>
          <w:rFonts w:ascii="Arial" w:eastAsia="Arial" w:hAnsi="Arial" w:cs="Arial"/>
          <w:b/>
          <w:color w:val="auto"/>
          <w:sz w:val="24"/>
          <w:szCs w:val="24"/>
        </w:rPr>
      </w:pPr>
      <w:r w:rsidRPr="00682859">
        <w:rPr>
          <w:rFonts w:ascii="Arial" w:eastAsia="Arial" w:hAnsi="Arial" w:cs="Arial"/>
          <w:b/>
          <w:color w:val="auto"/>
          <w:sz w:val="24"/>
          <w:szCs w:val="24"/>
        </w:rPr>
        <w:t>Foreign Related Studies</w:t>
      </w:r>
    </w:p>
    <w:p w14:paraId="00000110" w14:textId="79065E70" w:rsidR="00476E63" w:rsidRPr="00D01E51" w:rsidRDefault="00A551B5" w:rsidP="00D01E51">
      <w:pPr>
        <w:spacing w:line="480" w:lineRule="auto"/>
        <w:jc w:val="both"/>
        <w:rPr>
          <w:rFonts w:ascii="Arial" w:eastAsia="Arial" w:hAnsi="Arial" w:cs="Arial"/>
          <w:sz w:val="24"/>
          <w:szCs w:val="24"/>
        </w:rPr>
      </w:pPr>
      <w:r w:rsidRPr="00D01E51">
        <w:rPr>
          <w:rFonts w:ascii="Arial" w:eastAsia="Arial" w:hAnsi="Arial" w:cs="Arial"/>
          <w:sz w:val="24"/>
          <w:szCs w:val="24"/>
        </w:rPr>
        <w:tab/>
        <w:t xml:space="preserve">In a study conducted by Erfan </w:t>
      </w:r>
      <w:proofErr w:type="spellStart"/>
      <w:r w:rsidRPr="00D01E51">
        <w:rPr>
          <w:rFonts w:ascii="Arial" w:eastAsia="Arial" w:hAnsi="Arial" w:cs="Arial"/>
          <w:sz w:val="24"/>
          <w:szCs w:val="24"/>
        </w:rPr>
        <w:t>Tirkolaee</w:t>
      </w:r>
      <w:proofErr w:type="spellEnd"/>
      <w:r w:rsidRPr="00D01E51">
        <w:rPr>
          <w:rFonts w:ascii="Arial" w:eastAsia="Arial" w:hAnsi="Arial" w:cs="Arial"/>
          <w:sz w:val="24"/>
          <w:szCs w:val="24"/>
        </w:rPr>
        <w:t xml:space="preserve"> </w:t>
      </w:r>
      <w:sdt>
        <w:sdtPr>
          <w:rPr>
            <w:rFonts w:ascii="Arial" w:eastAsia="Arial" w:hAnsi="Arial" w:cs="Arial"/>
            <w:sz w:val="24"/>
            <w:szCs w:val="24"/>
          </w:rPr>
          <w:id w:val="1357538809"/>
          <w:citation/>
        </w:sdtPr>
        <w:sdtContent>
          <w:r w:rsidR="007E057D" w:rsidRPr="00D01E51">
            <w:rPr>
              <w:rFonts w:ascii="Arial" w:eastAsia="Arial" w:hAnsi="Arial" w:cs="Arial"/>
              <w:sz w:val="24"/>
              <w:szCs w:val="24"/>
            </w:rPr>
            <w:fldChar w:fldCharType="begin"/>
          </w:r>
          <w:r w:rsidR="007E057D" w:rsidRPr="00D01E51">
            <w:rPr>
              <w:rFonts w:ascii="Arial" w:eastAsia="Arial" w:hAnsi="Arial" w:cs="Arial"/>
              <w:sz w:val="24"/>
              <w:szCs w:val="24"/>
            </w:rPr>
            <w:instrText xml:space="preserve"> CITATION Erf21 \l 1033 </w:instrText>
          </w:r>
          <w:r w:rsidR="007E057D" w:rsidRPr="00D01E51">
            <w:rPr>
              <w:rFonts w:ascii="Arial" w:eastAsia="Arial" w:hAnsi="Arial" w:cs="Arial"/>
              <w:sz w:val="24"/>
              <w:szCs w:val="24"/>
            </w:rPr>
            <w:fldChar w:fldCharType="separate"/>
          </w:r>
          <w:r w:rsidR="008171B4" w:rsidRPr="00D01E51">
            <w:rPr>
              <w:rFonts w:ascii="Arial" w:eastAsia="Arial" w:hAnsi="Arial" w:cs="Arial"/>
              <w:noProof/>
              <w:sz w:val="24"/>
              <w:szCs w:val="24"/>
            </w:rPr>
            <w:t>[11]</w:t>
          </w:r>
          <w:r w:rsidR="007E057D" w:rsidRPr="00D01E51">
            <w:rPr>
              <w:rFonts w:ascii="Arial" w:eastAsia="Arial" w:hAnsi="Arial" w:cs="Arial"/>
              <w:sz w:val="24"/>
              <w:szCs w:val="24"/>
            </w:rPr>
            <w:fldChar w:fldCharType="end"/>
          </w:r>
        </w:sdtContent>
      </w:sdt>
      <w:r w:rsidRPr="00D01E51">
        <w:rPr>
          <w:rFonts w:ascii="Arial" w:eastAsia="Arial" w:hAnsi="Arial" w:cs="Arial"/>
          <w:sz w:val="24"/>
          <w:szCs w:val="24"/>
        </w:rPr>
        <w:t xml:space="preserve">The annual value of storage in businesses are about 15 to 35% of the total business value, Businesses seek to reduce costs, increase product variety and improve customer service. However, accurately predicting the information concerned with these goals using the traditional method </w:t>
      </w:r>
      <w:r w:rsidR="008B79AE" w:rsidRPr="00D01E51">
        <w:rPr>
          <w:rFonts w:ascii="Arial" w:eastAsia="Arial" w:hAnsi="Arial" w:cs="Arial"/>
          <w:sz w:val="24"/>
          <w:szCs w:val="24"/>
        </w:rPr>
        <w:t>is</w:t>
      </w:r>
      <w:r w:rsidRPr="00D01E51">
        <w:rPr>
          <w:rFonts w:ascii="Arial" w:eastAsia="Arial" w:hAnsi="Arial" w:cs="Arial"/>
          <w:sz w:val="24"/>
          <w:szCs w:val="24"/>
        </w:rPr>
        <w:t xml:space="preserve"> difficult as the data and information is usually high.</w:t>
      </w:r>
    </w:p>
    <w:p w14:paraId="00000112" w14:textId="0CEF36CD" w:rsidR="00476E63" w:rsidRPr="00D01E51" w:rsidRDefault="00A551B5" w:rsidP="00D01E51">
      <w:pPr>
        <w:spacing w:line="480" w:lineRule="auto"/>
        <w:jc w:val="both"/>
        <w:rPr>
          <w:rFonts w:ascii="Arial" w:eastAsia="Arial" w:hAnsi="Arial" w:cs="Arial"/>
          <w:sz w:val="24"/>
          <w:szCs w:val="24"/>
        </w:rPr>
      </w:pPr>
      <w:r w:rsidRPr="00D01E51">
        <w:rPr>
          <w:rFonts w:ascii="Arial" w:eastAsia="Arial" w:hAnsi="Arial" w:cs="Arial"/>
          <w:sz w:val="24"/>
          <w:szCs w:val="24"/>
        </w:rPr>
        <w:t>The inefficiency of traditional methods has given researchers the opportunity to apply AI tools that can explore input and comparable patterns on warehouse datasets.</w:t>
      </w:r>
    </w:p>
    <w:p w14:paraId="00000114" w14:textId="41995EDB" w:rsidR="00476E63" w:rsidRPr="00D01E51" w:rsidRDefault="00A551B5" w:rsidP="00D01E51">
      <w:pPr>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In a study titled “Automated Inventory Management Systems with IoT Integration to Optimize Stock Levels and Reduce Carrying Costs for SMEs: A Comprehensive Review” by John </w:t>
      </w:r>
      <w:proofErr w:type="spellStart"/>
      <w:r w:rsidRPr="00D01E51">
        <w:rPr>
          <w:rFonts w:ascii="Arial" w:eastAsia="Arial" w:hAnsi="Arial" w:cs="Arial"/>
          <w:sz w:val="24"/>
          <w:szCs w:val="24"/>
        </w:rPr>
        <w:t>Ugbebor</w:t>
      </w:r>
      <w:proofErr w:type="spellEnd"/>
      <w:r w:rsidRPr="00D01E51">
        <w:rPr>
          <w:rFonts w:ascii="Arial" w:eastAsia="Arial" w:hAnsi="Arial" w:cs="Arial"/>
          <w:sz w:val="24"/>
          <w:szCs w:val="24"/>
        </w:rPr>
        <w:t xml:space="preserve"> and Michael </w:t>
      </w:r>
      <w:proofErr w:type="spellStart"/>
      <w:r w:rsidRPr="00D01E51">
        <w:rPr>
          <w:rFonts w:ascii="Arial" w:eastAsia="Arial" w:hAnsi="Arial" w:cs="Arial"/>
          <w:sz w:val="24"/>
          <w:szCs w:val="24"/>
        </w:rPr>
        <w:t>Adeteye</w:t>
      </w:r>
      <w:proofErr w:type="spellEnd"/>
      <w:r w:rsidRPr="00D01E51">
        <w:rPr>
          <w:rFonts w:ascii="Arial" w:eastAsia="Arial" w:hAnsi="Arial" w:cs="Arial"/>
          <w:sz w:val="24"/>
          <w:szCs w:val="24"/>
        </w:rPr>
        <w:t xml:space="preserve"> </w:t>
      </w:r>
      <w:sdt>
        <w:sdtPr>
          <w:rPr>
            <w:rFonts w:ascii="Arial" w:eastAsia="Arial" w:hAnsi="Arial" w:cs="Arial"/>
            <w:sz w:val="24"/>
            <w:szCs w:val="24"/>
          </w:rPr>
          <w:id w:val="-1301691879"/>
          <w:citation/>
        </w:sdtPr>
        <w:sdtContent>
          <w:r w:rsidR="007E057D" w:rsidRPr="00D01E51">
            <w:rPr>
              <w:rFonts w:ascii="Arial" w:eastAsia="Arial" w:hAnsi="Arial" w:cs="Arial"/>
              <w:sz w:val="24"/>
              <w:szCs w:val="24"/>
            </w:rPr>
            <w:fldChar w:fldCharType="begin"/>
          </w:r>
          <w:r w:rsidR="007E057D" w:rsidRPr="00D01E51">
            <w:rPr>
              <w:rFonts w:ascii="Arial" w:eastAsia="Arial" w:hAnsi="Arial" w:cs="Arial"/>
              <w:sz w:val="24"/>
              <w:szCs w:val="24"/>
            </w:rPr>
            <w:instrText xml:space="preserve"> CITATION Ugb24 \l 1033 </w:instrText>
          </w:r>
          <w:r w:rsidR="007E057D" w:rsidRPr="00D01E51">
            <w:rPr>
              <w:rFonts w:ascii="Arial" w:eastAsia="Arial" w:hAnsi="Arial" w:cs="Arial"/>
              <w:sz w:val="24"/>
              <w:szCs w:val="24"/>
            </w:rPr>
            <w:fldChar w:fldCharType="separate"/>
          </w:r>
          <w:r w:rsidR="008171B4" w:rsidRPr="00D01E51">
            <w:rPr>
              <w:rFonts w:ascii="Arial" w:eastAsia="Arial" w:hAnsi="Arial" w:cs="Arial"/>
              <w:noProof/>
              <w:sz w:val="24"/>
              <w:szCs w:val="24"/>
            </w:rPr>
            <w:t>[12]</w:t>
          </w:r>
          <w:r w:rsidR="007E057D" w:rsidRPr="00D01E51">
            <w:rPr>
              <w:rFonts w:ascii="Arial" w:eastAsia="Arial" w:hAnsi="Arial" w:cs="Arial"/>
              <w:sz w:val="24"/>
              <w:szCs w:val="24"/>
            </w:rPr>
            <w:fldChar w:fldCharType="end"/>
          </w:r>
        </w:sdtContent>
      </w:sdt>
      <w:r w:rsidRPr="00D01E51">
        <w:rPr>
          <w:rFonts w:ascii="Arial" w:eastAsia="Arial" w:hAnsi="Arial" w:cs="Arial"/>
          <w:sz w:val="24"/>
          <w:szCs w:val="24"/>
        </w:rPr>
        <w:t xml:space="preserve"> stated that the implementation of automated inventory management systems showed great improvements across multiple performance metrics. In this study it is also reported that the average improvement of inventory accuracy is 25-35% reduction in costs 20 to 30% decrease in stockout and overstocking incidents. And Real-time monitoring capabilities led to improved demand forecasting accuracy by 40%. And upgrading to automated ordering systems reduced manual processing time by 60%.</w:t>
      </w:r>
    </w:p>
    <w:p w14:paraId="00000115" w14:textId="6D11529D" w:rsidR="00476E63" w:rsidRPr="00D01E51" w:rsidRDefault="00A551B5" w:rsidP="00D01E51">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lastRenderedPageBreak/>
        <w:t xml:space="preserve">ARIMA (Auto Regressive Integrated Moving Average) have been a cornerstone in time series analysis and have been used widely to many retail forecasting problems. The popularity of ARIMA models is a result of </w:t>
      </w:r>
      <w:r w:rsidR="00023BE3" w:rsidRPr="00D01E51">
        <w:rPr>
          <w:rFonts w:ascii="Arial" w:eastAsia="Arial" w:hAnsi="Arial" w:cs="Arial"/>
          <w:sz w:val="24"/>
          <w:szCs w:val="24"/>
        </w:rPr>
        <w:t>their</w:t>
      </w:r>
      <w:r w:rsidRPr="00D01E51">
        <w:rPr>
          <w:rFonts w:ascii="Arial" w:eastAsia="Arial" w:hAnsi="Arial" w:cs="Arial"/>
          <w:sz w:val="24"/>
          <w:szCs w:val="24"/>
        </w:rPr>
        <w:t xml:space="preserve"> ability to model and predict linear relationships in time series data, capturing seasonality trends through auto regressive moving average effectively allowing the statistical model to provide accurate and reliable predictions. </w:t>
      </w:r>
      <w:sdt>
        <w:sdtPr>
          <w:rPr>
            <w:rFonts w:ascii="Arial" w:eastAsia="Arial" w:hAnsi="Arial" w:cs="Arial"/>
            <w:sz w:val="24"/>
            <w:szCs w:val="24"/>
          </w:rPr>
          <w:id w:val="1006789734"/>
          <w:citation/>
        </w:sdtPr>
        <w:sdtContent>
          <w:r w:rsidR="007E057D" w:rsidRPr="00D01E51">
            <w:rPr>
              <w:rFonts w:ascii="Arial" w:eastAsia="Arial" w:hAnsi="Arial" w:cs="Arial"/>
              <w:sz w:val="24"/>
              <w:szCs w:val="24"/>
            </w:rPr>
            <w:fldChar w:fldCharType="begin"/>
          </w:r>
          <w:r w:rsidR="007E057D" w:rsidRPr="00D01E51">
            <w:rPr>
              <w:rFonts w:ascii="Arial" w:eastAsia="Arial" w:hAnsi="Arial" w:cs="Arial"/>
              <w:sz w:val="24"/>
              <w:szCs w:val="24"/>
            </w:rPr>
            <w:instrText xml:space="preserve"> CITATION Fal22 \l 1033 </w:instrText>
          </w:r>
          <w:r w:rsidR="007E057D" w:rsidRPr="00D01E51">
            <w:rPr>
              <w:rFonts w:ascii="Arial" w:eastAsia="Arial" w:hAnsi="Arial" w:cs="Arial"/>
              <w:sz w:val="24"/>
              <w:szCs w:val="24"/>
            </w:rPr>
            <w:fldChar w:fldCharType="separate"/>
          </w:r>
          <w:r w:rsidR="008171B4" w:rsidRPr="00D01E51">
            <w:rPr>
              <w:rFonts w:ascii="Arial" w:eastAsia="Arial" w:hAnsi="Arial" w:cs="Arial"/>
              <w:noProof/>
              <w:sz w:val="24"/>
              <w:szCs w:val="24"/>
            </w:rPr>
            <w:t>[13]</w:t>
          </w:r>
          <w:r w:rsidR="007E057D" w:rsidRPr="00D01E51">
            <w:rPr>
              <w:rFonts w:ascii="Arial" w:eastAsia="Arial" w:hAnsi="Arial" w:cs="Arial"/>
              <w:sz w:val="24"/>
              <w:szCs w:val="24"/>
            </w:rPr>
            <w:fldChar w:fldCharType="end"/>
          </w:r>
        </w:sdtContent>
      </w:sdt>
      <w:r w:rsidR="00C17927">
        <w:rPr>
          <w:rFonts w:ascii="Arial" w:eastAsia="Arial" w:hAnsi="Arial" w:cs="Arial"/>
          <w:sz w:val="24"/>
          <w:szCs w:val="24"/>
        </w:rPr>
        <w:t xml:space="preserve"> </w:t>
      </w:r>
      <w:r w:rsidRPr="00D01E51">
        <w:rPr>
          <w:rFonts w:ascii="Arial" w:eastAsia="Arial" w:hAnsi="Arial" w:cs="Arial"/>
          <w:sz w:val="24"/>
          <w:szCs w:val="24"/>
        </w:rPr>
        <w:t xml:space="preserve">On the other hand, we have Prophet, an open-source forecasting tool developed by Meta Facebook, a robust option for time series forecasting. A scalable algorithm, Prophet is adept at handling anomalies often present in time series data, such as trends and seasonality these anomalies that are frequently observed </w:t>
      </w:r>
      <w:r w:rsidR="00EA2799" w:rsidRPr="00D01E51">
        <w:rPr>
          <w:rFonts w:ascii="Arial" w:eastAsia="Arial" w:hAnsi="Arial" w:cs="Arial"/>
          <w:sz w:val="24"/>
          <w:szCs w:val="24"/>
        </w:rPr>
        <w:t>in</w:t>
      </w:r>
      <w:r w:rsidRPr="00D01E51">
        <w:rPr>
          <w:rFonts w:ascii="Arial" w:eastAsia="Arial" w:hAnsi="Arial" w:cs="Arial"/>
          <w:sz w:val="24"/>
          <w:szCs w:val="24"/>
        </w:rPr>
        <w:t xml:space="preserve"> retail demand patterns.  A comparative study Between ARIMA statistical model and Prophet Machine Learning Model conducted by </w:t>
      </w:r>
      <w:sdt>
        <w:sdtPr>
          <w:rPr>
            <w:rFonts w:ascii="Arial" w:eastAsia="Arial" w:hAnsi="Arial" w:cs="Arial"/>
            <w:sz w:val="24"/>
            <w:szCs w:val="24"/>
          </w:rPr>
          <w:id w:val="1503778145"/>
          <w:citation/>
        </w:sdtPr>
        <w:sdtContent>
          <w:r w:rsidR="007E057D" w:rsidRPr="00D01E51">
            <w:rPr>
              <w:rFonts w:ascii="Arial" w:eastAsia="Arial" w:hAnsi="Arial" w:cs="Arial"/>
              <w:sz w:val="24"/>
              <w:szCs w:val="24"/>
            </w:rPr>
            <w:fldChar w:fldCharType="begin"/>
          </w:r>
          <w:r w:rsidR="007E057D" w:rsidRPr="00D01E51">
            <w:rPr>
              <w:rFonts w:ascii="Arial" w:eastAsia="Arial" w:hAnsi="Arial" w:cs="Arial"/>
              <w:sz w:val="24"/>
              <w:szCs w:val="24"/>
            </w:rPr>
            <w:instrText xml:space="preserve"> CITATION Khu21 \l 1033 </w:instrText>
          </w:r>
          <w:r w:rsidR="007E057D" w:rsidRPr="00D01E51">
            <w:rPr>
              <w:rFonts w:ascii="Arial" w:eastAsia="Arial" w:hAnsi="Arial" w:cs="Arial"/>
              <w:sz w:val="24"/>
              <w:szCs w:val="24"/>
            </w:rPr>
            <w:fldChar w:fldCharType="separate"/>
          </w:r>
          <w:r w:rsidR="008171B4" w:rsidRPr="00D01E51">
            <w:rPr>
              <w:rFonts w:ascii="Arial" w:eastAsia="Arial" w:hAnsi="Arial" w:cs="Arial"/>
              <w:noProof/>
              <w:sz w:val="24"/>
              <w:szCs w:val="24"/>
            </w:rPr>
            <w:t>[14]</w:t>
          </w:r>
          <w:r w:rsidR="007E057D" w:rsidRPr="00D01E51">
            <w:rPr>
              <w:rFonts w:ascii="Arial" w:eastAsia="Arial" w:hAnsi="Arial" w:cs="Arial"/>
              <w:sz w:val="24"/>
              <w:szCs w:val="24"/>
            </w:rPr>
            <w:fldChar w:fldCharType="end"/>
          </w:r>
        </w:sdtContent>
      </w:sdt>
      <w:r w:rsidR="00C17927">
        <w:rPr>
          <w:rFonts w:ascii="Arial" w:eastAsia="Arial" w:hAnsi="Arial" w:cs="Arial"/>
          <w:sz w:val="24"/>
          <w:szCs w:val="24"/>
        </w:rPr>
        <w:t xml:space="preserve"> </w:t>
      </w:r>
      <w:r w:rsidRPr="00D01E51">
        <w:rPr>
          <w:rFonts w:ascii="Arial" w:eastAsia="Arial" w:hAnsi="Arial" w:cs="Arial"/>
          <w:sz w:val="24"/>
          <w:szCs w:val="24"/>
        </w:rPr>
        <w:t xml:space="preserve">It is concluded that Prophet outperformed ARIMA for supermarket sales forecasting comparing between ARIMA, FB Prophet and Holt-winters as an additive model with a data set gathered from </w:t>
      </w:r>
      <w:r w:rsidR="006305C3" w:rsidRPr="00D01E51">
        <w:rPr>
          <w:rFonts w:ascii="Arial" w:eastAsia="Arial" w:hAnsi="Arial" w:cs="Arial"/>
          <w:sz w:val="24"/>
          <w:szCs w:val="24"/>
        </w:rPr>
        <w:t>supermarket</w:t>
      </w:r>
      <w:r w:rsidRPr="00D01E51">
        <w:rPr>
          <w:rFonts w:ascii="Arial" w:eastAsia="Arial" w:hAnsi="Arial" w:cs="Arial"/>
          <w:sz w:val="24"/>
          <w:szCs w:val="24"/>
        </w:rPr>
        <w:t xml:space="preserve"> furniture. Giving ARIMA an MSE of </w:t>
      </w:r>
      <w:r w:rsidR="006305C3" w:rsidRPr="00D01E51">
        <w:rPr>
          <w:rFonts w:ascii="Arial" w:eastAsia="Arial" w:hAnsi="Arial" w:cs="Arial"/>
          <w:sz w:val="24"/>
          <w:szCs w:val="24"/>
        </w:rPr>
        <w:t>2293,</w:t>
      </w:r>
      <w:r w:rsidRPr="00D01E51">
        <w:rPr>
          <w:rFonts w:ascii="Arial" w:eastAsia="Arial" w:hAnsi="Arial" w:cs="Arial"/>
          <w:sz w:val="24"/>
          <w:szCs w:val="24"/>
        </w:rPr>
        <w:t xml:space="preserve"> RMSE of 151 and %MAPE of 14.3 Holt-winters having an MSE of 7344, RMSE of 85.7 and %MAPE of 11.8 and FB Prophet with the lowest MSE of 4329, RMSE of 65 and %MAPE of 8.3 showing that FB Prophet has the best performance and highest accurate predictions.</w:t>
      </w:r>
    </w:p>
    <w:p w14:paraId="25F53C88" w14:textId="7EDAA612" w:rsidR="006305C3" w:rsidRPr="00D01E51" w:rsidRDefault="006305C3" w:rsidP="00D01E51">
      <w:pPr>
        <w:widowControl/>
        <w:spacing w:line="480" w:lineRule="auto"/>
        <w:jc w:val="both"/>
        <w:rPr>
          <w:rFonts w:ascii="Arial" w:eastAsia="Arial" w:hAnsi="Arial" w:cs="Arial"/>
          <w:sz w:val="24"/>
          <w:szCs w:val="24"/>
        </w:rPr>
      </w:pPr>
    </w:p>
    <w:p w14:paraId="00000116" w14:textId="77777777" w:rsidR="00476E63" w:rsidRPr="00682859" w:rsidRDefault="00A551B5" w:rsidP="00D01E51">
      <w:pPr>
        <w:pStyle w:val="Heading3"/>
        <w:spacing w:before="0" w:after="0" w:line="480" w:lineRule="auto"/>
        <w:jc w:val="both"/>
        <w:rPr>
          <w:rFonts w:ascii="Arial" w:eastAsia="Arial" w:hAnsi="Arial" w:cs="Arial"/>
          <w:b/>
          <w:color w:val="auto"/>
          <w:sz w:val="24"/>
          <w:szCs w:val="24"/>
        </w:rPr>
      </w:pPr>
      <w:r w:rsidRPr="00682859">
        <w:rPr>
          <w:rFonts w:ascii="Arial" w:eastAsia="Arial" w:hAnsi="Arial" w:cs="Arial"/>
          <w:b/>
          <w:color w:val="auto"/>
          <w:sz w:val="24"/>
          <w:szCs w:val="24"/>
        </w:rPr>
        <w:lastRenderedPageBreak/>
        <w:t>Local Studies</w:t>
      </w:r>
    </w:p>
    <w:p w14:paraId="00000117" w14:textId="59C08FDE" w:rsidR="00476E63" w:rsidRPr="00D01E51" w:rsidRDefault="001D258C" w:rsidP="00D01E51">
      <w:pPr>
        <w:widowControl/>
        <w:spacing w:line="480" w:lineRule="auto"/>
        <w:ind w:firstLine="720"/>
        <w:jc w:val="both"/>
        <w:rPr>
          <w:rFonts w:ascii="Arial" w:eastAsia="Arial" w:hAnsi="Arial" w:cs="Arial"/>
          <w:sz w:val="24"/>
          <w:szCs w:val="24"/>
        </w:rPr>
      </w:pPr>
      <w:sdt>
        <w:sdtPr>
          <w:rPr>
            <w:rFonts w:ascii="Arial" w:eastAsia="Arial" w:hAnsi="Arial" w:cs="Arial"/>
            <w:sz w:val="24"/>
            <w:szCs w:val="24"/>
          </w:rPr>
          <w:id w:val="1037635886"/>
          <w:citation/>
        </w:sdtPr>
        <w:sdtContent>
          <w:r w:rsidR="007E057D" w:rsidRPr="00D01E51">
            <w:rPr>
              <w:rFonts w:ascii="Arial" w:eastAsia="Arial" w:hAnsi="Arial" w:cs="Arial"/>
              <w:sz w:val="24"/>
              <w:szCs w:val="24"/>
            </w:rPr>
            <w:fldChar w:fldCharType="begin"/>
          </w:r>
          <w:r w:rsidR="007E057D" w:rsidRPr="00D01E51">
            <w:rPr>
              <w:rFonts w:ascii="Arial" w:eastAsia="Arial" w:hAnsi="Arial" w:cs="Arial"/>
              <w:sz w:val="24"/>
              <w:szCs w:val="24"/>
            </w:rPr>
            <w:instrText xml:space="preserve"> CITATION Arn23 \l 1033 </w:instrText>
          </w:r>
          <w:r w:rsidR="007E057D" w:rsidRPr="00D01E51">
            <w:rPr>
              <w:rFonts w:ascii="Arial" w:eastAsia="Arial" w:hAnsi="Arial" w:cs="Arial"/>
              <w:sz w:val="24"/>
              <w:szCs w:val="24"/>
            </w:rPr>
            <w:fldChar w:fldCharType="separate"/>
          </w:r>
          <w:r w:rsidR="008171B4" w:rsidRPr="00D01E51">
            <w:rPr>
              <w:rFonts w:ascii="Arial" w:eastAsia="Arial" w:hAnsi="Arial" w:cs="Arial"/>
              <w:noProof/>
              <w:sz w:val="24"/>
              <w:szCs w:val="24"/>
            </w:rPr>
            <w:t>[15]</w:t>
          </w:r>
          <w:r w:rsidR="007E057D" w:rsidRPr="00D01E51">
            <w:rPr>
              <w:rFonts w:ascii="Arial" w:eastAsia="Arial" w:hAnsi="Arial" w:cs="Arial"/>
              <w:sz w:val="24"/>
              <w:szCs w:val="24"/>
            </w:rPr>
            <w:fldChar w:fldCharType="end"/>
          </w:r>
        </w:sdtContent>
      </w:sdt>
      <w:r w:rsidR="00C17927">
        <w:rPr>
          <w:rFonts w:ascii="Arial" w:eastAsia="Arial" w:hAnsi="Arial" w:cs="Arial"/>
          <w:sz w:val="24"/>
          <w:szCs w:val="24"/>
        </w:rPr>
        <w:t xml:space="preserve"> </w:t>
      </w:r>
      <w:r w:rsidR="00A551B5" w:rsidRPr="00D01E51">
        <w:rPr>
          <w:rFonts w:ascii="Arial" w:eastAsia="Arial" w:hAnsi="Arial" w:cs="Arial"/>
          <w:sz w:val="24"/>
          <w:szCs w:val="24"/>
        </w:rPr>
        <w:t xml:space="preserve">Described that the modern business in the Philippines is difficult and fast-paced, further making it difficult to keep up with the ever-changing market trends and customer demands. Machine learning and predictive analytics made it possible to automate the traditional aspects of forecasting and inventory management processes. However, businesses must also invest in developing good </w:t>
      </w:r>
      <w:r w:rsidR="006305C3" w:rsidRPr="00D01E51">
        <w:rPr>
          <w:rFonts w:ascii="Arial" w:eastAsia="Arial" w:hAnsi="Arial" w:cs="Arial"/>
          <w:sz w:val="24"/>
          <w:szCs w:val="24"/>
        </w:rPr>
        <w:t>bonds</w:t>
      </w:r>
      <w:r w:rsidR="00A551B5" w:rsidRPr="00D01E51">
        <w:rPr>
          <w:rFonts w:ascii="Arial" w:eastAsia="Arial" w:hAnsi="Arial" w:cs="Arial"/>
          <w:sz w:val="24"/>
          <w:szCs w:val="24"/>
        </w:rPr>
        <w:t xml:space="preserve"> with </w:t>
      </w:r>
      <w:r w:rsidR="008B79AE" w:rsidRPr="00D01E51">
        <w:rPr>
          <w:rFonts w:ascii="Arial" w:eastAsia="Arial" w:hAnsi="Arial" w:cs="Arial"/>
          <w:sz w:val="24"/>
          <w:szCs w:val="24"/>
        </w:rPr>
        <w:t>their</w:t>
      </w:r>
      <w:r w:rsidR="00A551B5" w:rsidRPr="00D01E51">
        <w:rPr>
          <w:rFonts w:ascii="Arial" w:eastAsia="Arial" w:hAnsi="Arial" w:cs="Arial"/>
          <w:sz w:val="24"/>
          <w:szCs w:val="24"/>
        </w:rPr>
        <w:t xml:space="preserve"> suppliers, have good judgement with market trends and </w:t>
      </w:r>
      <w:proofErr w:type="gramStart"/>
      <w:r w:rsidR="00A551B5" w:rsidRPr="00D01E51">
        <w:rPr>
          <w:rFonts w:ascii="Arial" w:eastAsia="Arial" w:hAnsi="Arial" w:cs="Arial"/>
          <w:sz w:val="24"/>
          <w:szCs w:val="24"/>
        </w:rPr>
        <w:t>maintaining</w:t>
      </w:r>
      <w:proofErr w:type="gramEnd"/>
      <w:r w:rsidR="00A551B5" w:rsidRPr="00D01E51">
        <w:rPr>
          <w:rFonts w:ascii="Arial" w:eastAsia="Arial" w:hAnsi="Arial" w:cs="Arial"/>
          <w:sz w:val="24"/>
          <w:szCs w:val="24"/>
        </w:rPr>
        <w:t xml:space="preserve"> a responsive supply chain. In a study conducted </w:t>
      </w:r>
      <w:sdt>
        <w:sdtPr>
          <w:rPr>
            <w:rFonts w:ascii="Arial" w:eastAsia="Arial" w:hAnsi="Arial" w:cs="Arial"/>
            <w:sz w:val="24"/>
            <w:szCs w:val="24"/>
          </w:rPr>
          <w:id w:val="2015488291"/>
          <w:citation/>
        </w:sdtPr>
        <w:sdtContent>
          <w:r w:rsidR="002D7B21" w:rsidRPr="00D01E51">
            <w:rPr>
              <w:rFonts w:ascii="Arial" w:eastAsia="Arial" w:hAnsi="Arial" w:cs="Arial"/>
              <w:sz w:val="24"/>
              <w:szCs w:val="24"/>
            </w:rPr>
            <w:fldChar w:fldCharType="begin"/>
          </w:r>
          <w:r w:rsidR="002D7B21" w:rsidRPr="00D01E51">
            <w:rPr>
              <w:rFonts w:ascii="Arial" w:eastAsia="Arial" w:hAnsi="Arial" w:cs="Arial"/>
              <w:sz w:val="24"/>
              <w:szCs w:val="24"/>
            </w:rPr>
            <w:instrText xml:space="preserve"> CITATION Gal25 \l 1033 </w:instrText>
          </w:r>
          <w:r w:rsidR="002D7B21" w:rsidRPr="00D01E51">
            <w:rPr>
              <w:rFonts w:ascii="Arial" w:eastAsia="Arial" w:hAnsi="Arial" w:cs="Arial"/>
              <w:sz w:val="24"/>
              <w:szCs w:val="24"/>
            </w:rPr>
            <w:fldChar w:fldCharType="separate"/>
          </w:r>
          <w:r w:rsidR="008171B4" w:rsidRPr="00D01E51">
            <w:rPr>
              <w:rFonts w:ascii="Arial" w:eastAsia="Arial" w:hAnsi="Arial" w:cs="Arial"/>
              <w:noProof/>
              <w:sz w:val="24"/>
              <w:szCs w:val="24"/>
            </w:rPr>
            <w:t>[16]</w:t>
          </w:r>
          <w:r w:rsidR="002D7B21" w:rsidRPr="00D01E51">
            <w:rPr>
              <w:rFonts w:ascii="Arial" w:eastAsia="Arial" w:hAnsi="Arial" w:cs="Arial"/>
              <w:sz w:val="24"/>
              <w:szCs w:val="24"/>
            </w:rPr>
            <w:fldChar w:fldCharType="end"/>
          </w:r>
        </w:sdtContent>
      </w:sdt>
      <w:r w:rsidR="002D7B21" w:rsidRPr="00D01E51">
        <w:rPr>
          <w:rFonts w:ascii="Arial" w:eastAsia="Arial" w:hAnsi="Arial" w:cs="Arial"/>
          <w:sz w:val="24"/>
          <w:szCs w:val="24"/>
        </w:rPr>
        <w:t xml:space="preserve"> </w:t>
      </w:r>
      <w:r w:rsidR="00A551B5" w:rsidRPr="00D01E51">
        <w:rPr>
          <w:rFonts w:ascii="Arial" w:eastAsia="Arial" w:hAnsi="Arial" w:cs="Arial"/>
          <w:sz w:val="24"/>
          <w:szCs w:val="24"/>
        </w:rPr>
        <w:t xml:space="preserve">titled “The Effect of Artificial Intelligence Adoption on Business Development in Retail Chains in City of San Jose del Monte, Bulacan” explores the possible performance and effects of AI in the city of San Jose del Monte, Bulacan. Adoption of AI in retail chains can enhance Customer </w:t>
      </w:r>
      <w:r w:rsidR="006305C3" w:rsidRPr="00D01E51">
        <w:rPr>
          <w:rFonts w:ascii="Arial" w:eastAsia="Arial" w:hAnsi="Arial" w:cs="Arial"/>
          <w:sz w:val="24"/>
          <w:szCs w:val="24"/>
        </w:rPr>
        <w:t>satisfaction as</w:t>
      </w:r>
      <w:r w:rsidR="00A551B5" w:rsidRPr="00D01E51">
        <w:rPr>
          <w:rFonts w:ascii="Arial" w:eastAsia="Arial" w:hAnsi="Arial" w:cs="Arial"/>
          <w:sz w:val="24"/>
          <w:szCs w:val="24"/>
        </w:rPr>
        <w:t xml:space="preserve"> a pivotal metric in retail, AI assistants like chatbots improve customer experience by providing personalized interactions and giving instant answers to customer inquiries, fostering customer engagement and loyalty. Another affected area is Operational Performance AI ability to automate repetitive tasks enables employees to work on more demanding processes, improving the productivity of the retail. AI in inventory management where predictive analytics ensures the optimal stock levels preventing stockouts improving service delivery and reducing risks and loss of revenue.</w:t>
      </w:r>
    </w:p>
    <w:p w14:paraId="00000118" w14:textId="7F6FD6C3" w:rsidR="00476E63" w:rsidRPr="00D01E51" w:rsidRDefault="00A551B5" w:rsidP="00D01E51">
      <w:pPr>
        <w:widowControl/>
        <w:spacing w:line="480" w:lineRule="auto"/>
        <w:jc w:val="both"/>
        <w:rPr>
          <w:rFonts w:ascii="Arial" w:eastAsia="Arial" w:hAnsi="Arial" w:cs="Arial"/>
          <w:sz w:val="24"/>
          <w:szCs w:val="24"/>
        </w:rPr>
      </w:pPr>
      <w:r w:rsidRPr="00D01E51">
        <w:rPr>
          <w:rFonts w:ascii="Arial" w:eastAsia="Arial" w:hAnsi="Arial" w:cs="Arial"/>
          <w:sz w:val="24"/>
          <w:szCs w:val="24"/>
        </w:rPr>
        <w:tab/>
        <w:t xml:space="preserve">According to </w:t>
      </w:r>
      <w:proofErr w:type="spellStart"/>
      <w:r w:rsidRPr="00D01E51">
        <w:rPr>
          <w:rFonts w:ascii="Arial" w:eastAsia="Arial" w:hAnsi="Arial" w:cs="Arial"/>
          <w:sz w:val="24"/>
          <w:szCs w:val="24"/>
        </w:rPr>
        <w:t>Quimba</w:t>
      </w:r>
      <w:proofErr w:type="spellEnd"/>
      <w:r w:rsidR="002D7B21" w:rsidRPr="00D01E51">
        <w:rPr>
          <w:rFonts w:ascii="Arial" w:eastAsia="Arial" w:hAnsi="Arial" w:cs="Arial"/>
          <w:sz w:val="24"/>
          <w:szCs w:val="24"/>
        </w:rPr>
        <w:t xml:space="preserve"> </w:t>
      </w:r>
      <w:sdt>
        <w:sdtPr>
          <w:rPr>
            <w:rFonts w:ascii="Arial" w:eastAsia="Arial" w:hAnsi="Arial" w:cs="Arial"/>
            <w:sz w:val="24"/>
            <w:szCs w:val="24"/>
          </w:rPr>
          <w:id w:val="-653531547"/>
          <w:citation/>
        </w:sdtPr>
        <w:sdtContent>
          <w:r w:rsidR="00F931A5" w:rsidRPr="00D01E51">
            <w:rPr>
              <w:rFonts w:ascii="Arial" w:eastAsia="Arial" w:hAnsi="Arial" w:cs="Arial"/>
              <w:sz w:val="24"/>
              <w:szCs w:val="24"/>
            </w:rPr>
            <w:fldChar w:fldCharType="begin"/>
          </w:r>
          <w:r w:rsidR="00F931A5" w:rsidRPr="00D01E51">
            <w:rPr>
              <w:rFonts w:ascii="Arial" w:eastAsia="Arial" w:hAnsi="Arial" w:cs="Arial"/>
              <w:sz w:val="24"/>
              <w:szCs w:val="24"/>
            </w:rPr>
            <w:instrText xml:space="preserve"> CITATION Qui24 \l 1033 </w:instrText>
          </w:r>
          <w:r w:rsidR="00F931A5" w:rsidRPr="00D01E51">
            <w:rPr>
              <w:rFonts w:ascii="Arial" w:eastAsia="Arial" w:hAnsi="Arial" w:cs="Arial"/>
              <w:sz w:val="24"/>
              <w:szCs w:val="24"/>
            </w:rPr>
            <w:fldChar w:fldCharType="separate"/>
          </w:r>
          <w:r w:rsidR="008171B4" w:rsidRPr="00D01E51">
            <w:rPr>
              <w:rFonts w:ascii="Arial" w:eastAsia="Arial" w:hAnsi="Arial" w:cs="Arial"/>
              <w:noProof/>
              <w:sz w:val="24"/>
              <w:szCs w:val="24"/>
            </w:rPr>
            <w:t>[17]</w:t>
          </w:r>
          <w:r w:rsidR="00F931A5" w:rsidRPr="00D01E51">
            <w:rPr>
              <w:rFonts w:ascii="Arial" w:eastAsia="Arial" w:hAnsi="Arial" w:cs="Arial"/>
              <w:sz w:val="24"/>
              <w:szCs w:val="24"/>
            </w:rPr>
            <w:fldChar w:fldCharType="end"/>
          </w:r>
        </w:sdtContent>
      </w:sdt>
      <w:r w:rsidR="002D7B21" w:rsidRPr="00D01E51">
        <w:rPr>
          <w:rFonts w:ascii="Arial" w:eastAsia="Arial" w:hAnsi="Arial" w:cs="Arial"/>
          <w:sz w:val="24"/>
          <w:szCs w:val="24"/>
        </w:rPr>
        <w:t xml:space="preserve"> </w:t>
      </w:r>
      <w:r w:rsidRPr="00D01E51">
        <w:rPr>
          <w:rFonts w:ascii="Arial" w:eastAsia="Arial" w:hAnsi="Arial" w:cs="Arial"/>
          <w:sz w:val="24"/>
          <w:szCs w:val="24"/>
        </w:rPr>
        <w:t xml:space="preserve">in the discussion paper titled “Readiness for AI adoption of Philippine business and industry: The government's role in fostering innovation and AI-driven industrial development” most establishments in the </w:t>
      </w:r>
      <w:r w:rsidRPr="00D01E51">
        <w:rPr>
          <w:rFonts w:ascii="Arial" w:eastAsia="Arial" w:hAnsi="Arial" w:cs="Arial"/>
          <w:sz w:val="24"/>
          <w:szCs w:val="24"/>
        </w:rPr>
        <w:lastRenderedPageBreak/>
        <w:t xml:space="preserve">Philippines (90.8%) have embraced digitalization by owning and using computers and communication equipment, while 81 percent have connection to the internet. The advancement of digital operations remains limited. </w:t>
      </w:r>
    </w:p>
    <w:p w14:paraId="00000119" w14:textId="0DF7F94A" w:rsidR="00476E63" w:rsidRPr="00D01E51" w:rsidRDefault="00A551B5" w:rsidP="00D01E51">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AI adoption in the country </w:t>
      </w:r>
      <w:r w:rsidR="006305C3" w:rsidRPr="00D01E51">
        <w:rPr>
          <w:rFonts w:ascii="Arial" w:eastAsia="Arial" w:hAnsi="Arial" w:cs="Arial"/>
          <w:sz w:val="24"/>
          <w:szCs w:val="24"/>
        </w:rPr>
        <w:t>is</w:t>
      </w:r>
      <w:r w:rsidRPr="00D01E51">
        <w:rPr>
          <w:rFonts w:ascii="Arial" w:eastAsia="Arial" w:hAnsi="Arial" w:cs="Arial"/>
          <w:sz w:val="24"/>
          <w:szCs w:val="24"/>
        </w:rPr>
        <w:t xml:space="preserve"> still in the early stages. Awareness of </w:t>
      </w:r>
      <w:r w:rsidR="006305C3" w:rsidRPr="00D01E51">
        <w:rPr>
          <w:rFonts w:ascii="Arial" w:eastAsia="Arial" w:hAnsi="Arial" w:cs="Arial"/>
          <w:sz w:val="24"/>
          <w:szCs w:val="24"/>
        </w:rPr>
        <w:t>the Fourth</w:t>
      </w:r>
      <w:r w:rsidRPr="00D01E51">
        <w:rPr>
          <w:rFonts w:ascii="Arial" w:eastAsia="Arial" w:hAnsi="Arial" w:cs="Arial"/>
          <w:sz w:val="24"/>
          <w:szCs w:val="24"/>
        </w:rPr>
        <w:t xml:space="preserve"> Industrial Revolution (</w:t>
      </w:r>
      <w:proofErr w:type="spellStart"/>
      <w:r w:rsidRPr="00D01E51">
        <w:rPr>
          <w:rFonts w:ascii="Arial" w:eastAsia="Arial" w:hAnsi="Arial" w:cs="Arial"/>
          <w:sz w:val="24"/>
          <w:szCs w:val="24"/>
        </w:rPr>
        <w:t>FIRe</w:t>
      </w:r>
      <w:proofErr w:type="spellEnd"/>
      <w:r w:rsidRPr="00D01E51">
        <w:rPr>
          <w:rFonts w:ascii="Arial" w:eastAsia="Arial" w:hAnsi="Arial" w:cs="Arial"/>
          <w:sz w:val="24"/>
          <w:szCs w:val="24"/>
        </w:rPr>
        <w:t xml:space="preserve">, </w:t>
      </w:r>
      <w:r w:rsidR="006305C3" w:rsidRPr="00D01E51">
        <w:rPr>
          <w:rFonts w:ascii="Arial" w:eastAsia="Arial" w:hAnsi="Arial" w:cs="Arial"/>
          <w:sz w:val="24"/>
          <w:szCs w:val="24"/>
        </w:rPr>
        <w:t>also</w:t>
      </w:r>
      <w:r w:rsidRPr="00D01E51">
        <w:rPr>
          <w:rFonts w:ascii="Arial" w:eastAsia="Arial" w:hAnsi="Arial" w:cs="Arial"/>
          <w:sz w:val="24"/>
          <w:szCs w:val="24"/>
        </w:rPr>
        <w:t xml:space="preserve"> known as Industry 4.0) is low. As of 2021 only 14.9 percent of Businesses are reported to utilize AI technologies. </w:t>
      </w:r>
      <w:proofErr w:type="spellStart"/>
      <w:r w:rsidRPr="00D01E51">
        <w:rPr>
          <w:rFonts w:ascii="Arial" w:eastAsia="Arial" w:hAnsi="Arial" w:cs="Arial"/>
          <w:sz w:val="24"/>
          <w:szCs w:val="24"/>
        </w:rPr>
        <w:t>FIRe</w:t>
      </w:r>
      <w:proofErr w:type="spellEnd"/>
      <w:r w:rsidRPr="00D01E51">
        <w:rPr>
          <w:rFonts w:ascii="Arial" w:eastAsia="Arial" w:hAnsi="Arial" w:cs="Arial"/>
          <w:sz w:val="24"/>
          <w:szCs w:val="24"/>
        </w:rPr>
        <w:t xml:space="preserve"> technology is concentrated in urban areas like the NCR and CALABARZON region where infrastructure and business activities are larger.</w:t>
      </w:r>
    </w:p>
    <w:p w14:paraId="0000011B" w14:textId="46D3ED9B" w:rsidR="00476E63" w:rsidRPr="00D01E51" w:rsidRDefault="00A551B5" w:rsidP="00D01E51">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There are barriers that slow down AI adoption in the Philippine business. Challenges like limited digital infrastructure, lack of funding and awareness impede the progress of </w:t>
      </w:r>
      <w:proofErr w:type="spellStart"/>
      <w:r w:rsidRPr="00D01E51">
        <w:rPr>
          <w:rFonts w:ascii="Arial" w:eastAsia="Arial" w:hAnsi="Arial" w:cs="Arial"/>
          <w:sz w:val="24"/>
          <w:szCs w:val="24"/>
        </w:rPr>
        <w:t>FIRe</w:t>
      </w:r>
      <w:proofErr w:type="spellEnd"/>
      <w:r w:rsidRPr="00D01E51">
        <w:rPr>
          <w:rFonts w:ascii="Arial" w:eastAsia="Arial" w:hAnsi="Arial" w:cs="Arial"/>
          <w:sz w:val="24"/>
          <w:szCs w:val="24"/>
        </w:rPr>
        <w:t>.</w:t>
      </w:r>
      <w:r w:rsidR="00F931A5" w:rsidRPr="00D01E51">
        <w:rPr>
          <w:rFonts w:ascii="Arial" w:eastAsia="Arial" w:hAnsi="Arial" w:cs="Arial"/>
          <w:sz w:val="24"/>
          <w:szCs w:val="24"/>
        </w:rPr>
        <w:t xml:space="preserve"> Cabungcal </w:t>
      </w:r>
      <w:sdt>
        <w:sdtPr>
          <w:rPr>
            <w:rFonts w:ascii="Arial" w:eastAsia="Arial" w:hAnsi="Arial" w:cs="Arial"/>
            <w:sz w:val="24"/>
            <w:szCs w:val="24"/>
          </w:rPr>
          <w:id w:val="-1953318367"/>
          <w:citation/>
        </w:sdtPr>
        <w:sdtContent>
          <w:r w:rsidR="00F931A5" w:rsidRPr="00D01E51">
            <w:rPr>
              <w:rFonts w:ascii="Arial" w:eastAsia="Arial" w:hAnsi="Arial" w:cs="Arial"/>
              <w:sz w:val="24"/>
              <w:szCs w:val="24"/>
            </w:rPr>
            <w:fldChar w:fldCharType="begin"/>
          </w:r>
          <w:r w:rsidR="00F931A5" w:rsidRPr="00D01E51">
            <w:rPr>
              <w:rFonts w:ascii="Arial" w:eastAsia="Arial" w:hAnsi="Arial" w:cs="Arial"/>
              <w:sz w:val="24"/>
              <w:szCs w:val="24"/>
            </w:rPr>
            <w:instrText xml:space="preserve"> CITATION Cab23 \l 1033 </w:instrText>
          </w:r>
          <w:r w:rsidR="00F931A5" w:rsidRPr="00D01E51">
            <w:rPr>
              <w:rFonts w:ascii="Arial" w:eastAsia="Arial" w:hAnsi="Arial" w:cs="Arial"/>
              <w:sz w:val="24"/>
              <w:szCs w:val="24"/>
            </w:rPr>
            <w:fldChar w:fldCharType="separate"/>
          </w:r>
          <w:r w:rsidR="008171B4" w:rsidRPr="00D01E51">
            <w:rPr>
              <w:rFonts w:ascii="Arial" w:eastAsia="Arial" w:hAnsi="Arial" w:cs="Arial"/>
              <w:noProof/>
              <w:sz w:val="24"/>
              <w:szCs w:val="24"/>
            </w:rPr>
            <w:t>[18]</w:t>
          </w:r>
          <w:r w:rsidR="00F931A5" w:rsidRPr="00D01E51">
            <w:rPr>
              <w:rFonts w:ascii="Arial" w:eastAsia="Arial" w:hAnsi="Arial" w:cs="Arial"/>
              <w:sz w:val="24"/>
              <w:szCs w:val="24"/>
            </w:rPr>
            <w:fldChar w:fldCharType="end"/>
          </w:r>
        </w:sdtContent>
      </w:sdt>
      <w:r w:rsidR="00F931A5" w:rsidRPr="00D01E51">
        <w:rPr>
          <w:rFonts w:ascii="Arial" w:eastAsia="Arial" w:hAnsi="Arial" w:cs="Arial"/>
          <w:sz w:val="24"/>
          <w:szCs w:val="24"/>
        </w:rPr>
        <w:t xml:space="preserve"> </w:t>
      </w:r>
      <w:r w:rsidRPr="00D01E51">
        <w:rPr>
          <w:rFonts w:ascii="Arial" w:eastAsia="Arial" w:hAnsi="Arial" w:cs="Arial"/>
          <w:sz w:val="24"/>
          <w:szCs w:val="24"/>
        </w:rPr>
        <w:t xml:space="preserve">conducted a study focused on the Impact of Inventory Management on Financial Performance of MSMEs as many MSMEs still fail to manage their inventory stock efficiently resulting in loss of revenue. To resolve this MSME must recognize the importance of accurate stock records and reviewing stock levels using inventory systems to forecast demand. With AI integration </w:t>
      </w:r>
      <w:proofErr w:type="spellStart"/>
      <w:r w:rsidRPr="00D01E51">
        <w:rPr>
          <w:rFonts w:ascii="Arial" w:eastAsia="Arial" w:hAnsi="Arial" w:cs="Arial"/>
          <w:sz w:val="24"/>
          <w:szCs w:val="24"/>
        </w:rPr>
        <w:t>MSMes</w:t>
      </w:r>
      <w:proofErr w:type="spellEnd"/>
      <w:r w:rsidRPr="00D01E51">
        <w:rPr>
          <w:rFonts w:ascii="Arial" w:eastAsia="Arial" w:hAnsi="Arial" w:cs="Arial"/>
          <w:sz w:val="24"/>
          <w:szCs w:val="24"/>
        </w:rPr>
        <w:t xml:space="preserve"> shows great improvement </w:t>
      </w:r>
      <w:proofErr w:type="gramStart"/>
      <w:r w:rsidRPr="00D01E51">
        <w:rPr>
          <w:rFonts w:ascii="Arial" w:eastAsia="Arial" w:hAnsi="Arial" w:cs="Arial"/>
          <w:sz w:val="24"/>
          <w:szCs w:val="24"/>
        </w:rPr>
        <w:t>on</w:t>
      </w:r>
      <w:proofErr w:type="gramEnd"/>
      <w:r w:rsidRPr="00D01E51">
        <w:rPr>
          <w:rFonts w:ascii="Arial" w:eastAsia="Arial" w:hAnsi="Arial" w:cs="Arial"/>
          <w:sz w:val="24"/>
          <w:szCs w:val="24"/>
        </w:rPr>
        <w:t xml:space="preserve"> customer service, productivity, adaptability and profitability. Allowing MSMEs to focus resources on other weaknesses to improve upon allowing for better operational efficiency</w:t>
      </w:r>
      <w:sdt>
        <w:sdtPr>
          <w:rPr>
            <w:rFonts w:ascii="Arial" w:eastAsia="Arial" w:hAnsi="Arial" w:cs="Arial"/>
            <w:sz w:val="24"/>
            <w:szCs w:val="24"/>
          </w:rPr>
          <w:id w:val="1319464631"/>
          <w:citation/>
        </w:sdtPr>
        <w:sdtContent>
          <w:r w:rsidR="00914548" w:rsidRPr="00D01E51">
            <w:rPr>
              <w:rFonts w:ascii="Arial" w:eastAsia="Arial" w:hAnsi="Arial" w:cs="Arial"/>
              <w:sz w:val="24"/>
              <w:szCs w:val="24"/>
            </w:rPr>
            <w:fldChar w:fldCharType="begin"/>
          </w:r>
          <w:r w:rsidR="00914548" w:rsidRPr="00D01E51">
            <w:rPr>
              <w:rFonts w:ascii="Arial" w:eastAsia="Arial" w:hAnsi="Arial" w:cs="Arial"/>
              <w:sz w:val="24"/>
              <w:szCs w:val="24"/>
            </w:rPr>
            <w:instrText xml:space="preserve"> CITATION Esp21 \l 1033 </w:instrText>
          </w:r>
          <w:r w:rsidR="00914548" w:rsidRPr="00D01E51">
            <w:rPr>
              <w:rFonts w:ascii="Arial" w:eastAsia="Arial" w:hAnsi="Arial" w:cs="Arial"/>
              <w:sz w:val="24"/>
              <w:szCs w:val="24"/>
            </w:rPr>
            <w:fldChar w:fldCharType="separate"/>
          </w:r>
          <w:r w:rsidR="00914548" w:rsidRPr="00D01E51">
            <w:rPr>
              <w:rFonts w:ascii="Arial" w:eastAsia="Arial" w:hAnsi="Arial" w:cs="Arial"/>
              <w:noProof/>
              <w:sz w:val="24"/>
              <w:szCs w:val="24"/>
            </w:rPr>
            <w:t xml:space="preserve"> [19]</w:t>
          </w:r>
          <w:r w:rsidR="00914548" w:rsidRPr="00D01E51">
            <w:rPr>
              <w:rFonts w:ascii="Arial" w:eastAsia="Arial" w:hAnsi="Arial" w:cs="Arial"/>
              <w:sz w:val="24"/>
              <w:szCs w:val="24"/>
            </w:rPr>
            <w:fldChar w:fldCharType="end"/>
          </w:r>
        </w:sdtContent>
      </w:sdt>
      <w:r w:rsidRPr="00D01E51">
        <w:rPr>
          <w:rFonts w:ascii="Arial" w:eastAsia="Arial" w:hAnsi="Arial" w:cs="Arial"/>
          <w:sz w:val="24"/>
          <w:szCs w:val="24"/>
        </w:rPr>
        <w:t>.</w:t>
      </w:r>
    </w:p>
    <w:p w14:paraId="660624E8" w14:textId="77777777" w:rsidR="00C25650" w:rsidRDefault="00A551B5" w:rsidP="00C25650">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In another discussion paper by </w:t>
      </w:r>
      <w:r w:rsidR="00F931A5" w:rsidRPr="00D01E51">
        <w:rPr>
          <w:rFonts w:ascii="Arial" w:eastAsia="Arial" w:hAnsi="Arial" w:cs="Arial"/>
          <w:sz w:val="24"/>
          <w:szCs w:val="24"/>
        </w:rPr>
        <w:t xml:space="preserve">Albert </w:t>
      </w:r>
      <w:sdt>
        <w:sdtPr>
          <w:rPr>
            <w:rFonts w:ascii="Arial" w:eastAsia="Arial" w:hAnsi="Arial" w:cs="Arial"/>
            <w:sz w:val="24"/>
            <w:szCs w:val="24"/>
          </w:rPr>
          <w:id w:val="-988474380"/>
          <w:citation/>
        </w:sdtPr>
        <w:sdtContent>
          <w:r w:rsidR="00914548" w:rsidRPr="00D01E51">
            <w:rPr>
              <w:rFonts w:ascii="Arial" w:eastAsia="Arial" w:hAnsi="Arial" w:cs="Arial"/>
              <w:sz w:val="24"/>
              <w:szCs w:val="24"/>
            </w:rPr>
            <w:fldChar w:fldCharType="begin"/>
          </w:r>
          <w:r w:rsidR="00914548" w:rsidRPr="00D01E51">
            <w:rPr>
              <w:rFonts w:ascii="Arial" w:eastAsia="Arial" w:hAnsi="Arial" w:cs="Arial"/>
              <w:sz w:val="24"/>
              <w:szCs w:val="24"/>
            </w:rPr>
            <w:instrText xml:space="preserve"> CITATION Alb23 \l 1033 </w:instrText>
          </w:r>
          <w:r w:rsidR="00914548" w:rsidRPr="00D01E51">
            <w:rPr>
              <w:rFonts w:ascii="Arial" w:eastAsia="Arial" w:hAnsi="Arial" w:cs="Arial"/>
              <w:sz w:val="24"/>
              <w:szCs w:val="24"/>
            </w:rPr>
            <w:fldChar w:fldCharType="separate"/>
          </w:r>
          <w:r w:rsidR="00914548" w:rsidRPr="00D01E51">
            <w:rPr>
              <w:rFonts w:ascii="Arial" w:eastAsia="Arial" w:hAnsi="Arial" w:cs="Arial"/>
              <w:noProof/>
              <w:sz w:val="24"/>
              <w:szCs w:val="24"/>
            </w:rPr>
            <w:t>[20]</w:t>
          </w:r>
          <w:r w:rsidR="00914548" w:rsidRPr="00D01E51">
            <w:rPr>
              <w:rFonts w:ascii="Arial" w:eastAsia="Arial" w:hAnsi="Arial" w:cs="Arial"/>
              <w:sz w:val="24"/>
              <w:szCs w:val="24"/>
            </w:rPr>
            <w:fldChar w:fldCharType="end"/>
          </w:r>
        </w:sdtContent>
      </w:sdt>
      <w:r w:rsidRPr="00D01E51">
        <w:rPr>
          <w:rFonts w:ascii="Arial" w:eastAsia="Arial" w:hAnsi="Arial" w:cs="Arial"/>
          <w:sz w:val="24"/>
          <w:szCs w:val="24"/>
        </w:rPr>
        <w:t xml:space="preserve"> </w:t>
      </w:r>
      <w:r w:rsidR="006305C3" w:rsidRPr="00D01E51">
        <w:rPr>
          <w:rFonts w:ascii="Arial" w:eastAsia="Arial" w:hAnsi="Arial" w:cs="Arial"/>
          <w:sz w:val="24"/>
          <w:szCs w:val="24"/>
        </w:rPr>
        <w:t>emerging</w:t>
      </w:r>
      <w:r w:rsidRPr="00D01E51">
        <w:rPr>
          <w:rFonts w:ascii="Arial" w:eastAsia="Arial" w:hAnsi="Arial" w:cs="Arial"/>
          <w:sz w:val="24"/>
          <w:szCs w:val="24"/>
        </w:rPr>
        <w:t xml:space="preserve"> </w:t>
      </w:r>
      <w:proofErr w:type="spellStart"/>
      <w:r w:rsidRPr="00D01E51">
        <w:rPr>
          <w:rFonts w:ascii="Arial" w:eastAsia="Arial" w:hAnsi="Arial" w:cs="Arial"/>
          <w:sz w:val="24"/>
          <w:szCs w:val="24"/>
        </w:rPr>
        <w:t>FIRe</w:t>
      </w:r>
      <w:proofErr w:type="spellEnd"/>
      <w:r w:rsidRPr="00D01E51">
        <w:rPr>
          <w:rFonts w:ascii="Arial" w:eastAsia="Arial" w:hAnsi="Arial" w:cs="Arial"/>
          <w:sz w:val="24"/>
          <w:szCs w:val="24"/>
        </w:rPr>
        <w:t xml:space="preserve"> technologies </w:t>
      </w:r>
      <w:r w:rsidR="006305C3" w:rsidRPr="00D01E51">
        <w:rPr>
          <w:rFonts w:ascii="Arial" w:eastAsia="Arial" w:hAnsi="Arial" w:cs="Arial"/>
          <w:sz w:val="24"/>
          <w:szCs w:val="24"/>
        </w:rPr>
        <w:t>open</w:t>
      </w:r>
      <w:r w:rsidRPr="00D01E51">
        <w:rPr>
          <w:rFonts w:ascii="Arial" w:eastAsia="Arial" w:hAnsi="Arial" w:cs="Arial"/>
          <w:sz w:val="24"/>
          <w:szCs w:val="24"/>
        </w:rPr>
        <w:t xml:space="preserve"> many opportunities for firms, society and the country. </w:t>
      </w:r>
      <w:proofErr w:type="spellStart"/>
      <w:r w:rsidRPr="00D01E51">
        <w:rPr>
          <w:rFonts w:ascii="Arial" w:eastAsia="Arial" w:hAnsi="Arial" w:cs="Arial"/>
          <w:sz w:val="24"/>
          <w:szCs w:val="24"/>
        </w:rPr>
        <w:t>FIRe</w:t>
      </w:r>
      <w:proofErr w:type="spellEnd"/>
      <w:r w:rsidRPr="00D01E51">
        <w:rPr>
          <w:rFonts w:ascii="Arial" w:eastAsia="Arial" w:hAnsi="Arial" w:cs="Arial"/>
          <w:sz w:val="24"/>
          <w:szCs w:val="24"/>
        </w:rPr>
        <w:t xml:space="preserve"> technologies have been expected to boost the economic productivity of a country as well as public service </w:t>
      </w:r>
      <w:r w:rsidRPr="00D01E51">
        <w:rPr>
          <w:rFonts w:ascii="Arial" w:eastAsia="Arial" w:hAnsi="Arial" w:cs="Arial"/>
          <w:sz w:val="24"/>
          <w:szCs w:val="24"/>
        </w:rPr>
        <w:lastRenderedPageBreak/>
        <w:t xml:space="preserve">delivery. Looking at other </w:t>
      </w:r>
      <w:r w:rsidR="006305C3" w:rsidRPr="00D01E51">
        <w:rPr>
          <w:rFonts w:ascii="Arial" w:eastAsia="Arial" w:hAnsi="Arial" w:cs="Arial"/>
          <w:sz w:val="24"/>
          <w:szCs w:val="24"/>
        </w:rPr>
        <w:t>sectors,</w:t>
      </w:r>
      <w:r w:rsidRPr="00D01E51">
        <w:rPr>
          <w:rFonts w:ascii="Arial" w:eastAsia="Arial" w:hAnsi="Arial" w:cs="Arial"/>
          <w:sz w:val="24"/>
          <w:szCs w:val="24"/>
        </w:rPr>
        <w:t xml:space="preserve"> the ICT (Information and Communication Technology) and BPO (Business Process Outsourcing) have the highest level of awareness of </w:t>
      </w:r>
      <w:proofErr w:type="spellStart"/>
      <w:r w:rsidRPr="00D01E51">
        <w:rPr>
          <w:rFonts w:ascii="Arial" w:eastAsia="Arial" w:hAnsi="Arial" w:cs="Arial"/>
          <w:sz w:val="24"/>
          <w:szCs w:val="24"/>
        </w:rPr>
        <w:t>FIRe</w:t>
      </w:r>
      <w:proofErr w:type="spellEnd"/>
      <w:r w:rsidRPr="00D01E51">
        <w:rPr>
          <w:rFonts w:ascii="Arial" w:eastAsia="Arial" w:hAnsi="Arial" w:cs="Arial"/>
          <w:sz w:val="24"/>
          <w:szCs w:val="24"/>
        </w:rPr>
        <w:t xml:space="preserve"> Technology. Reports from the 2021 PSIA have </w:t>
      </w:r>
      <w:r w:rsidR="008D7A8F" w:rsidRPr="00D01E51">
        <w:rPr>
          <w:rFonts w:ascii="Arial" w:eastAsia="Arial" w:hAnsi="Arial" w:cs="Arial"/>
          <w:sz w:val="24"/>
          <w:szCs w:val="24"/>
        </w:rPr>
        <w:t>shown</w:t>
      </w:r>
      <w:r w:rsidRPr="00D01E51">
        <w:rPr>
          <w:rFonts w:ascii="Arial" w:eastAsia="Arial" w:hAnsi="Arial" w:cs="Arial"/>
          <w:sz w:val="24"/>
          <w:szCs w:val="24"/>
        </w:rPr>
        <w:t xml:space="preserve"> which </w:t>
      </w:r>
      <w:proofErr w:type="spellStart"/>
      <w:r w:rsidRPr="00D01E51">
        <w:rPr>
          <w:rFonts w:ascii="Arial" w:eastAsia="Arial" w:hAnsi="Arial" w:cs="Arial"/>
          <w:sz w:val="24"/>
          <w:szCs w:val="24"/>
        </w:rPr>
        <w:t>FIRe</w:t>
      </w:r>
      <w:proofErr w:type="spellEnd"/>
      <w:r w:rsidRPr="00D01E51">
        <w:rPr>
          <w:rFonts w:ascii="Arial" w:eastAsia="Arial" w:hAnsi="Arial" w:cs="Arial"/>
          <w:sz w:val="24"/>
          <w:szCs w:val="24"/>
        </w:rPr>
        <w:t xml:space="preserve"> Technologies firms likely use by establishment size</w:t>
      </w:r>
      <w:r w:rsidR="00C25650">
        <w:rPr>
          <w:rFonts w:ascii="Arial" w:eastAsia="Arial" w:hAnsi="Arial" w:cs="Arial"/>
          <w:sz w:val="24"/>
          <w:szCs w:val="24"/>
        </w:rPr>
        <w:t>.</w:t>
      </w:r>
    </w:p>
    <w:p w14:paraId="0000011D" w14:textId="05389058" w:rsidR="00476E63" w:rsidRPr="00D01E51" w:rsidRDefault="00A551B5" w:rsidP="00C25650">
      <w:pPr>
        <w:widowControl/>
        <w:spacing w:line="480" w:lineRule="auto"/>
        <w:ind w:firstLine="720"/>
        <w:jc w:val="center"/>
        <w:rPr>
          <w:rFonts w:ascii="Arial" w:eastAsia="Arial" w:hAnsi="Arial" w:cs="Arial"/>
          <w:sz w:val="24"/>
          <w:szCs w:val="24"/>
        </w:rPr>
      </w:pPr>
      <w:r w:rsidRPr="00D01E51">
        <w:rPr>
          <w:rFonts w:ascii="Arial" w:eastAsia="Arial" w:hAnsi="Arial" w:cs="Arial"/>
          <w:sz w:val="24"/>
          <w:szCs w:val="24"/>
        </w:rPr>
        <w:br/>
      </w:r>
      <w:r w:rsidRPr="00D01E51">
        <w:rPr>
          <w:rFonts w:ascii="Arial" w:eastAsia="Arial" w:hAnsi="Arial" w:cs="Arial"/>
          <w:b/>
          <w:noProof/>
          <w:sz w:val="24"/>
          <w:szCs w:val="24"/>
        </w:rPr>
        <w:drawing>
          <wp:inline distT="0" distB="0" distL="0" distR="0" wp14:anchorId="11275189" wp14:editId="04BC8E02">
            <wp:extent cx="5715000" cy="4013200"/>
            <wp:effectExtent l="0" t="0" r="0" b="6350"/>
            <wp:docPr id="206160160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15000" cy="4013200"/>
                    </a:xfrm>
                    <a:prstGeom prst="rect">
                      <a:avLst/>
                    </a:prstGeom>
                    <a:ln/>
                  </pic:spPr>
                </pic:pic>
              </a:graphicData>
            </a:graphic>
          </wp:inline>
        </w:drawing>
      </w:r>
    </w:p>
    <w:p w14:paraId="0000011E" w14:textId="14C2C72E" w:rsidR="00476E63" w:rsidRPr="00D01E51" w:rsidRDefault="00A551B5" w:rsidP="00FA423A">
      <w:pPr>
        <w:widowControl/>
        <w:spacing w:line="480" w:lineRule="auto"/>
        <w:jc w:val="center"/>
        <w:rPr>
          <w:rFonts w:ascii="Arial" w:eastAsia="Arial" w:hAnsi="Arial" w:cs="Arial"/>
          <w:b/>
          <w:bCs/>
          <w:sz w:val="24"/>
          <w:szCs w:val="24"/>
        </w:rPr>
      </w:pPr>
      <w:proofErr w:type="gramStart"/>
      <w:r w:rsidRPr="00D01E51">
        <w:rPr>
          <w:rFonts w:ascii="Arial" w:eastAsia="Arial" w:hAnsi="Arial" w:cs="Arial"/>
          <w:b/>
          <w:bCs/>
          <w:sz w:val="24"/>
          <w:szCs w:val="24"/>
        </w:rPr>
        <w:t>Figure #.</w:t>
      </w:r>
      <w:proofErr w:type="gramEnd"/>
      <w:r w:rsidRPr="00D01E51">
        <w:rPr>
          <w:rFonts w:ascii="Arial" w:eastAsia="Arial" w:hAnsi="Arial" w:cs="Arial"/>
          <w:b/>
          <w:bCs/>
          <w:sz w:val="24"/>
          <w:szCs w:val="24"/>
        </w:rPr>
        <w:t xml:space="preserve"> </w:t>
      </w:r>
      <w:proofErr w:type="spellStart"/>
      <w:r w:rsidRPr="00D01E51">
        <w:rPr>
          <w:rFonts w:ascii="Arial" w:eastAsia="Arial" w:hAnsi="Arial" w:cs="Arial"/>
          <w:b/>
          <w:bCs/>
          <w:sz w:val="24"/>
          <w:szCs w:val="24"/>
        </w:rPr>
        <w:t>FIRe</w:t>
      </w:r>
      <w:proofErr w:type="spellEnd"/>
      <w:r w:rsidRPr="00D01E51">
        <w:rPr>
          <w:rFonts w:ascii="Arial" w:eastAsia="Arial" w:hAnsi="Arial" w:cs="Arial"/>
          <w:b/>
          <w:bCs/>
          <w:sz w:val="24"/>
          <w:szCs w:val="24"/>
        </w:rPr>
        <w:t xml:space="preserve"> Technology used by firms by establishment size 2021 PSIA, PIDS</w:t>
      </w:r>
    </w:p>
    <w:p w14:paraId="0000011F" w14:textId="2A9E4283" w:rsidR="00476E63" w:rsidRPr="00D01E51" w:rsidRDefault="00A551B5" w:rsidP="00D01E51">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The most Common </w:t>
      </w:r>
      <w:proofErr w:type="spellStart"/>
      <w:r w:rsidRPr="00D01E51">
        <w:rPr>
          <w:rFonts w:ascii="Arial" w:eastAsia="Arial" w:hAnsi="Arial" w:cs="Arial"/>
          <w:sz w:val="24"/>
          <w:szCs w:val="24"/>
        </w:rPr>
        <w:t>FIRe</w:t>
      </w:r>
      <w:proofErr w:type="spellEnd"/>
      <w:r w:rsidRPr="00D01E51">
        <w:rPr>
          <w:rFonts w:ascii="Arial" w:eastAsia="Arial" w:hAnsi="Arial" w:cs="Arial"/>
          <w:sz w:val="24"/>
          <w:szCs w:val="24"/>
        </w:rPr>
        <w:t xml:space="preserve"> Technology used is Internet of Things (IOT) and 5g network, automation and AI are among the most common </w:t>
      </w:r>
      <w:proofErr w:type="spellStart"/>
      <w:r w:rsidRPr="00D01E51">
        <w:rPr>
          <w:rFonts w:ascii="Arial" w:eastAsia="Arial" w:hAnsi="Arial" w:cs="Arial"/>
          <w:sz w:val="24"/>
          <w:szCs w:val="24"/>
        </w:rPr>
        <w:t>FIRe</w:t>
      </w:r>
      <w:proofErr w:type="spellEnd"/>
      <w:r w:rsidRPr="00D01E51">
        <w:rPr>
          <w:rFonts w:ascii="Arial" w:eastAsia="Arial" w:hAnsi="Arial" w:cs="Arial"/>
          <w:sz w:val="24"/>
          <w:szCs w:val="24"/>
        </w:rPr>
        <w:t xml:space="preserve"> Technology used in </w:t>
      </w:r>
      <w:r w:rsidRPr="00D01E51">
        <w:rPr>
          <w:rFonts w:ascii="Arial" w:eastAsia="Arial" w:hAnsi="Arial" w:cs="Arial"/>
          <w:sz w:val="24"/>
          <w:szCs w:val="24"/>
        </w:rPr>
        <w:lastRenderedPageBreak/>
        <w:t xml:space="preserve">agriculture and other manufacturing sectors. </w:t>
      </w:r>
      <w:r w:rsidR="00EA2799" w:rsidRPr="00D01E51">
        <w:rPr>
          <w:rFonts w:ascii="Arial" w:eastAsia="Arial" w:hAnsi="Arial" w:cs="Arial"/>
          <w:sz w:val="24"/>
          <w:szCs w:val="24"/>
        </w:rPr>
        <w:t>However,</w:t>
      </w:r>
      <w:r w:rsidR="005034BD" w:rsidRPr="00D01E51">
        <w:rPr>
          <w:rFonts w:ascii="Arial" w:eastAsia="Arial" w:hAnsi="Arial" w:cs="Arial"/>
          <w:sz w:val="24"/>
          <w:szCs w:val="24"/>
        </w:rPr>
        <w:t xml:space="preserve"> in</w:t>
      </w:r>
      <w:r w:rsidRPr="00D01E51">
        <w:rPr>
          <w:rFonts w:ascii="Arial" w:eastAsia="Arial" w:hAnsi="Arial" w:cs="Arial"/>
          <w:sz w:val="24"/>
          <w:szCs w:val="24"/>
        </w:rPr>
        <w:t xml:space="preserve"> terms of firm size, there appears to be no difference in the barriers in using </w:t>
      </w:r>
      <w:proofErr w:type="spellStart"/>
      <w:r w:rsidRPr="00D01E51">
        <w:rPr>
          <w:rFonts w:ascii="Arial" w:eastAsia="Arial" w:hAnsi="Arial" w:cs="Arial"/>
          <w:sz w:val="24"/>
          <w:szCs w:val="24"/>
        </w:rPr>
        <w:t>FIRe</w:t>
      </w:r>
      <w:proofErr w:type="spellEnd"/>
      <w:r w:rsidRPr="00D01E51">
        <w:rPr>
          <w:rFonts w:ascii="Arial" w:eastAsia="Arial" w:hAnsi="Arial" w:cs="Arial"/>
          <w:sz w:val="24"/>
          <w:szCs w:val="24"/>
        </w:rPr>
        <w:t xml:space="preserve"> technologies.</w:t>
      </w:r>
    </w:p>
    <w:p w14:paraId="00000124" w14:textId="77777777" w:rsidR="00476E63" w:rsidRPr="00D01E51" w:rsidRDefault="00476E63" w:rsidP="00D01E51">
      <w:pPr>
        <w:widowControl/>
        <w:spacing w:line="480" w:lineRule="auto"/>
        <w:jc w:val="both"/>
        <w:rPr>
          <w:rFonts w:ascii="Arial" w:eastAsia="Arial" w:hAnsi="Arial" w:cs="Arial"/>
          <w:b/>
          <w:sz w:val="24"/>
          <w:szCs w:val="24"/>
        </w:rPr>
      </w:pPr>
    </w:p>
    <w:p w14:paraId="00000126" w14:textId="77777777" w:rsidR="00476E63" w:rsidRPr="00D01E51" w:rsidRDefault="00A551B5" w:rsidP="00C25650">
      <w:pPr>
        <w:widowControl/>
        <w:spacing w:line="480" w:lineRule="auto"/>
        <w:jc w:val="center"/>
        <w:rPr>
          <w:rFonts w:ascii="Arial" w:eastAsia="Arial" w:hAnsi="Arial" w:cs="Arial"/>
          <w:b/>
          <w:sz w:val="24"/>
          <w:szCs w:val="24"/>
        </w:rPr>
      </w:pPr>
      <w:r w:rsidRPr="00D01E51">
        <w:rPr>
          <w:rFonts w:ascii="Arial" w:eastAsia="Arial" w:hAnsi="Arial" w:cs="Arial"/>
          <w:b/>
          <w:noProof/>
          <w:sz w:val="24"/>
          <w:szCs w:val="24"/>
        </w:rPr>
        <w:drawing>
          <wp:inline distT="0" distB="0" distL="0" distR="0" wp14:anchorId="5595C807" wp14:editId="6E279A25">
            <wp:extent cx="5458587" cy="3905795"/>
            <wp:effectExtent l="0" t="0" r="0" b="0"/>
            <wp:docPr id="206160160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458587" cy="3905795"/>
                    </a:xfrm>
                    <a:prstGeom prst="rect">
                      <a:avLst/>
                    </a:prstGeom>
                    <a:ln/>
                  </pic:spPr>
                </pic:pic>
              </a:graphicData>
            </a:graphic>
          </wp:inline>
        </w:drawing>
      </w:r>
    </w:p>
    <w:p w14:paraId="00000127" w14:textId="4A2E994F" w:rsidR="00476E63" w:rsidRPr="00D01E51" w:rsidRDefault="00B31D3A" w:rsidP="00FA423A">
      <w:pPr>
        <w:widowControl/>
        <w:spacing w:line="480" w:lineRule="auto"/>
        <w:jc w:val="center"/>
        <w:rPr>
          <w:rFonts w:ascii="Arial" w:eastAsia="Arial" w:hAnsi="Arial" w:cs="Arial"/>
          <w:b/>
          <w:sz w:val="24"/>
          <w:szCs w:val="24"/>
        </w:rPr>
      </w:pPr>
      <w:proofErr w:type="gramStart"/>
      <w:r w:rsidRPr="00D01E51">
        <w:rPr>
          <w:rFonts w:ascii="Arial" w:eastAsia="Arial" w:hAnsi="Arial" w:cs="Arial"/>
          <w:b/>
          <w:sz w:val="24"/>
          <w:szCs w:val="24"/>
        </w:rPr>
        <w:t>Figure #.</w:t>
      </w:r>
      <w:proofErr w:type="gramEnd"/>
      <w:r w:rsidRPr="00D01E51">
        <w:rPr>
          <w:rFonts w:ascii="Arial" w:eastAsia="Arial" w:hAnsi="Arial" w:cs="Arial"/>
          <w:b/>
          <w:sz w:val="24"/>
          <w:szCs w:val="24"/>
        </w:rPr>
        <w:t xml:space="preserve"> Barriers in </w:t>
      </w:r>
      <w:proofErr w:type="spellStart"/>
      <w:r w:rsidRPr="00D01E51">
        <w:rPr>
          <w:rFonts w:ascii="Arial" w:eastAsia="Arial" w:hAnsi="Arial" w:cs="Arial"/>
          <w:b/>
          <w:sz w:val="24"/>
          <w:szCs w:val="24"/>
        </w:rPr>
        <w:t>FIRe</w:t>
      </w:r>
      <w:proofErr w:type="spellEnd"/>
      <w:r w:rsidRPr="00D01E51">
        <w:rPr>
          <w:rFonts w:ascii="Arial" w:eastAsia="Arial" w:hAnsi="Arial" w:cs="Arial"/>
          <w:b/>
          <w:sz w:val="24"/>
          <w:szCs w:val="24"/>
        </w:rPr>
        <w:t xml:space="preserve"> Technology by firm size </w:t>
      </w:r>
      <w:r w:rsidR="00A551B5" w:rsidRPr="00D01E51">
        <w:rPr>
          <w:rFonts w:ascii="Arial" w:eastAsia="Arial" w:hAnsi="Arial" w:cs="Arial"/>
          <w:b/>
          <w:bCs/>
          <w:sz w:val="24"/>
          <w:szCs w:val="24"/>
        </w:rPr>
        <w:t>Source:2021 PSIA, PIDS</w:t>
      </w:r>
    </w:p>
    <w:p w14:paraId="00000128" w14:textId="13A7385F" w:rsidR="00476E63" w:rsidRPr="00D01E51" w:rsidRDefault="00A551B5" w:rsidP="00C25650">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With high costs as the leading barriers </w:t>
      </w:r>
      <w:r w:rsidR="005034BD" w:rsidRPr="00D01E51">
        <w:rPr>
          <w:rFonts w:ascii="Arial" w:eastAsia="Arial" w:hAnsi="Arial" w:cs="Arial"/>
          <w:sz w:val="24"/>
          <w:szCs w:val="24"/>
        </w:rPr>
        <w:t>in</w:t>
      </w:r>
      <w:r w:rsidRPr="00D01E51">
        <w:rPr>
          <w:rFonts w:ascii="Arial" w:eastAsia="Arial" w:hAnsi="Arial" w:cs="Arial"/>
          <w:sz w:val="24"/>
          <w:szCs w:val="24"/>
        </w:rPr>
        <w:t xml:space="preserve"> </w:t>
      </w:r>
      <w:r w:rsidR="005034BD" w:rsidRPr="00D01E51">
        <w:rPr>
          <w:rFonts w:ascii="Arial" w:eastAsia="Arial" w:hAnsi="Arial" w:cs="Arial"/>
          <w:sz w:val="24"/>
          <w:szCs w:val="24"/>
        </w:rPr>
        <w:t>both</w:t>
      </w:r>
      <w:r w:rsidRPr="00D01E51">
        <w:rPr>
          <w:rFonts w:ascii="Arial" w:eastAsia="Arial" w:hAnsi="Arial" w:cs="Arial"/>
          <w:sz w:val="24"/>
          <w:szCs w:val="24"/>
        </w:rPr>
        <w:t xml:space="preserve"> sectors followed by lack of funding.</w:t>
      </w:r>
    </w:p>
    <w:p w14:paraId="00000129" w14:textId="77777777" w:rsidR="00476E63" w:rsidRPr="00D01E51" w:rsidRDefault="00476E63" w:rsidP="00D01E51">
      <w:pPr>
        <w:widowControl/>
        <w:spacing w:line="480" w:lineRule="auto"/>
        <w:jc w:val="both"/>
        <w:rPr>
          <w:rFonts w:ascii="Arial" w:eastAsia="Arial" w:hAnsi="Arial" w:cs="Arial"/>
          <w:sz w:val="24"/>
          <w:szCs w:val="24"/>
        </w:rPr>
      </w:pPr>
    </w:p>
    <w:p w14:paraId="0000012A" w14:textId="77777777" w:rsidR="00476E63" w:rsidRPr="00682859" w:rsidRDefault="00A551B5" w:rsidP="00D01E51">
      <w:pPr>
        <w:pStyle w:val="Heading3"/>
        <w:spacing w:before="0" w:after="0" w:line="480" w:lineRule="auto"/>
        <w:jc w:val="both"/>
        <w:rPr>
          <w:rFonts w:ascii="Arial" w:eastAsia="Arial" w:hAnsi="Arial" w:cs="Arial"/>
          <w:b/>
          <w:color w:val="auto"/>
          <w:sz w:val="24"/>
          <w:szCs w:val="24"/>
        </w:rPr>
      </w:pPr>
      <w:r w:rsidRPr="00682859">
        <w:rPr>
          <w:rFonts w:ascii="Arial" w:eastAsia="Arial" w:hAnsi="Arial" w:cs="Arial"/>
          <w:b/>
          <w:color w:val="auto"/>
          <w:sz w:val="24"/>
          <w:szCs w:val="24"/>
        </w:rPr>
        <w:t>Synthesis</w:t>
      </w:r>
    </w:p>
    <w:p w14:paraId="0000012B" w14:textId="77777777" w:rsidR="00476E63" w:rsidRPr="00D01E51" w:rsidRDefault="00A551B5" w:rsidP="00D01E51">
      <w:pPr>
        <w:widowControl/>
        <w:spacing w:line="480" w:lineRule="auto"/>
        <w:jc w:val="both"/>
        <w:rPr>
          <w:rFonts w:ascii="Arial" w:eastAsia="Arial" w:hAnsi="Arial" w:cs="Arial"/>
          <w:sz w:val="24"/>
          <w:szCs w:val="24"/>
        </w:rPr>
      </w:pPr>
      <w:r w:rsidRPr="00D01E51">
        <w:rPr>
          <w:rFonts w:ascii="Arial" w:eastAsia="Arial" w:hAnsi="Arial" w:cs="Arial"/>
          <w:sz w:val="24"/>
          <w:szCs w:val="24"/>
        </w:rPr>
        <w:t xml:space="preserve">      </w:t>
      </w:r>
      <w:r w:rsidRPr="00D01E51">
        <w:rPr>
          <w:rFonts w:ascii="Arial" w:eastAsia="Arial" w:hAnsi="Arial" w:cs="Arial"/>
          <w:sz w:val="24"/>
          <w:szCs w:val="24"/>
        </w:rPr>
        <w:tab/>
        <w:t xml:space="preserve">The studies and literature above reveal that the adoption of AI and system automation in management inventory and point of sales vastly improve the efficiency </w:t>
      </w:r>
      <w:r w:rsidRPr="00D01E51">
        <w:rPr>
          <w:rFonts w:ascii="Arial" w:eastAsia="Arial" w:hAnsi="Arial" w:cs="Arial"/>
          <w:sz w:val="24"/>
          <w:szCs w:val="24"/>
        </w:rPr>
        <w:lastRenderedPageBreak/>
        <w:t>of SMEs as well as reveal new opportunities and challenges. Both local and foreign studies shows that the traditional way of managing inventory is inefficient and may cause issues within the business operations, in addition foreign studies shows that the traditional method fails to manage high data complexities which may cause financial strain. The mentioned studies and articles consistently show that AI-driven systems significantly improve efficiency, as adopting AI enhances customer satisfaction, revenue and operational performance, although there are challenges like the limitations of digital infrastructure and awareness in the Philippines most SMEs and businesses are most likely to adopt AI driven systems when given the opportunity. In the global scene the integration of IoT and AI has further boosted foreign businesses’ efficiency showing the advancement of technology that our local SMEs can pursue to have a competitive edge.</w:t>
      </w:r>
    </w:p>
    <w:p w14:paraId="0000012C" w14:textId="77777777" w:rsidR="00476E63" w:rsidRPr="00D01E51" w:rsidRDefault="00476E63" w:rsidP="00D01E51">
      <w:pPr>
        <w:widowControl/>
        <w:spacing w:line="480" w:lineRule="auto"/>
        <w:jc w:val="both"/>
        <w:rPr>
          <w:rFonts w:ascii="Arial" w:eastAsia="Arial" w:hAnsi="Arial" w:cs="Arial"/>
          <w:sz w:val="24"/>
          <w:szCs w:val="24"/>
        </w:rPr>
      </w:pPr>
    </w:p>
    <w:p w14:paraId="1E5203FF" w14:textId="5E8E8ABD" w:rsidR="005034BD" w:rsidRPr="00682859" w:rsidRDefault="00AE0A07" w:rsidP="0042693C">
      <w:pPr>
        <w:pStyle w:val="Heading1"/>
        <w:spacing w:before="0" w:after="0" w:line="480" w:lineRule="auto"/>
        <w:jc w:val="center"/>
        <w:rPr>
          <w:rFonts w:ascii="Arial" w:eastAsia="Arial" w:hAnsi="Arial" w:cs="Arial"/>
          <w:b/>
          <w:color w:val="auto"/>
          <w:sz w:val="24"/>
          <w:szCs w:val="24"/>
        </w:rPr>
      </w:pPr>
      <w:r w:rsidRPr="0042693C">
        <w:rPr>
          <w:rFonts w:ascii="Arial" w:hAnsi="Arial" w:cs="Arial"/>
          <w:b/>
          <w:bCs/>
          <w:color w:val="auto"/>
          <w:sz w:val="24"/>
          <w:szCs w:val="24"/>
        </w:rPr>
        <w:t>C</w:t>
      </w:r>
      <w:r w:rsidR="00A551B5" w:rsidRPr="0042693C">
        <w:rPr>
          <w:rStyle w:val="Heading1Char"/>
          <w:rFonts w:ascii="Arial" w:hAnsi="Arial" w:cs="Arial"/>
          <w:b/>
          <w:bCs/>
          <w:color w:val="auto"/>
          <w:sz w:val="24"/>
          <w:szCs w:val="24"/>
        </w:rPr>
        <w:t xml:space="preserve">HAPTER </w:t>
      </w:r>
      <w:r w:rsidR="005034BD" w:rsidRPr="0042693C">
        <w:rPr>
          <w:rStyle w:val="Heading1Char"/>
          <w:rFonts w:ascii="Arial" w:hAnsi="Arial" w:cs="Arial"/>
          <w:b/>
          <w:bCs/>
          <w:color w:val="auto"/>
          <w:sz w:val="24"/>
          <w:szCs w:val="24"/>
        </w:rPr>
        <w:t>III</w:t>
      </w:r>
      <w:r w:rsidR="0042693C" w:rsidRPr="0042693C">
        <w:rPr>
          <w:rStyle w:val="Heading1Char"/>
          <w:rFonts w:ascii="Arial" w:hAnsi="Arial" w:cs="Arial"/>
          <w:b/>
          <w:bCs/>
          <w:color w:val="auto"/>
          <w:sz w:val="24"/>
          <w:szCs w:val="24"/>
        </w:rPr>
        <w:br/>
      </w:r>
      <w:r w:rsidR="005034BD" w:rsidRPr="0042693C">
        <w:rPr>
          <w:rFonts w:ascii="Arial" w:eastAsia="Arial" w:hAnsi="Arial" w:cs="Arial"/>
          <w:b/>
          <w:bCs/>
          <w:color w:val="auto"/>
          <w:sz w:val="24"/>
          <w:szCs w:val="24"/>
        </w:rPr>
        <w:t>METHODOLOGY RESULTS AND DISCUSSIONS</w:t>
      </w:r>
    </w:p>
    <w:p w14:paraId="0000012F" w14:textId="2D311948" w:rsidR="00476E63" w:rsidRPr="00D01E51" w:rsidRDefault="001D258C" w:rsidP="00D01E51">
      <w:pPr>
        <w:widowControl/>
        <w:spacing w:line="480" w:lineRule="auto"/>
        <w:jc w:val="both"/>
        <w:rPr>
          <w:rFonts w:ascii="Arial" w:eastAsia="Arial" w:hAnsi="Arial" w:cs="Arial"/>
          <w:b/>
          <w:sz w:val="24"/>
          <w:szCs w:val="24"/>
        </w:rPr>
      </w:pPr>
      <w:sdt>
        <w:sdtPr>
          <w:rPr>
            <w:rFonts w:ascii="Arial" w:hAnsi="Arial" w:cs="Arial"/>
            <w:sz w:val="24"/>
            <w:szCs w:val="24"/>
          </w:rPr>
          <w:tag w:val="goog_rdk_59"/>
          <w:id w:val="1123727374"/>
          <w:showingPlcHdr/>
        </w:sdtPr>
        <w:sdtContent>
          <w:r w:rsidR="005034BD" w:rsidRPr="00D01E51">
            <w:rPr>
              <w:rFonts w:ascii="Arial" w:hAnsi="Arial" w:cs="Arial"/>
              <w:sz w:val="24"/>
              <w:szCs w:val="24"/>
            </w:rPr>
            <w:t xml:space="preserve">     </w:t>
          </w:r>
        </w:sdtContent>
      </w:sdt>
    </w:p>
    <w:p w14:paraId="3E9E54F0" w14:textId="77777777" w:rsidR="00793819" w:rsidRDefault="00A551B5" w:rsidP="00D01E51">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This chapter will tackle detailed information regarding the methodologies used to develop the ideal system of Metro 7. This chapter will cover the software design products and processes, Requirement analysis, Cost benefit analysis, System architecture, System flow, and System Diagram. Altogether, this section provides </w:t>
      </w:r>
      <w:r w:rsidRPr="00D01E51">
        <w:rPr>
          <w:rFonts w:ascii="Arial" w:eastAsia="Arial" w:hAnsi="Arial" w:cs="Arial"/>
          <w:sz w:val="24"/>
          <w:szCs w:val="24"/>
        </w:rPr>
        <w:lastRenderedPageBreak/>
        <w:t>detailed approach of methods and procedures towards successful deployment of the project.</w:t>
      </w:r>
    </w:p>
    <w:p w14:paraId="62966741" w14:textId="77777777" w:rsidR="00D16CCB" w:rsidRPr="00D01E51" w:rsidRDefault="00D16CCB" w:rsidP="00D16CCB">
      <w:pPr>
        <w:widowControl/>
        <w:spacing w:line="480" w:lineRule="auto"/>
        <w:jc w:val="both"/>
        <w:rPr>
          <w:rFonts w:ascii="Arial" w:eastAsia="Arial" w:hAnsi="Arial" w:cs="Arial"/>
          <w:sz w:val="24"/>
          <w:szCs w:val="24"/>
        </w:rPr>
      </w:pPr>
    </w:p>
    <w:p w14:paraId="679636B7" w14:textId="77777777" w:rsidR="007D153F" w:rsidRDefault="00A551B5" w:rsidP="007D153F">
      <w:pPr>
        <w:pStyle w:val="Heading2"/>
        <w:spacing w:before="0" w:after="0" w:line="480" w:lineRule="auto"/>
        <w:rPr>
          <w:rStyle w:val="Heading2Char"/>
          <w:rFonts w:ascii="Arial" w:hAnsi="Arial" w:cs="Arial"/>
          <w:b/>
          <w:color w:val="auto"/>
          <w:sz w:val="24"/>
          <w:szCs w:val="24"/>
        </w:rPr>
      </w:pPr>
      <w:r w:rsidRPr="00682859">
        <w:rPr>
          <w:rStyle w:val="Heading2Char"/>
          <w:rFonts w:ascii="Arial" w:hAnsi="Arial" w:cs="Arial"/>
          <w:b/>
          <w:color w:val="auto"/>
          <w:sz w:val="24"/>
          <w:szCs w:val="24"/>
        </w:rPr>
        <w:t>Software Design, Products and Processes</w:t>
      </w:r>
    </w:p>
    <w:p w14:paraId="00000131" w14:textId="66C67C2A" w:rsidR="00476E63" w:rsidRPr="007D153F" w:rsidRDefault="004758D1" w:rsidP="007D153F">
      <w:pPr>
        <w:pStyle w:val="Heading2"/>
        <w:spacing w:before="0" w:after="0" w:line="480" w:lineRule="auto"/>
        <w:jc w:val="center"/>
        <w:rPr>
          <w:rStyle w:val="Heading2Char"/>
          <w:rFonts w:ascii="Arial" w:hAnsi="Arial" w:cs="Arial"/>
          <w:b/>
          <w:color w:val="auto"/>
          <w:sz w:val="24"/>
          <w:szCs w:val="24"/>
        </w:rPr>
      </w:pPr>
      <w:r w:rsidRPr="00682859">
        <w:rPr>
          <w:rFonts w:ascii="Arial" w:hAnsi="Arial" w:cs="Arial"/>
          <w:b/>
          <w:noProof/>
          <w:color w:val="auto"/>
          <w:sz w:val="24"/>
          <w:szCs w:val="24"/>
        </w:rPr>
        <w:drawing>
          <wp:inline distT="0" distB="0" distL="0" distR="0" wp14:anchorId="1BA0BCE3" wp14:editId="008C12A1">
            <wp:extent cx="4354195" cy="2438400"/>
            <wp:effectExtent l="0" t="0" r="8255" b="0"/>
            <wp:docPr id="132686814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68141" name="Picture 1" descr="A diagram of a proces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54195" cy="2438400"/>
                    </a:xfrm>
                    <a:prstGeom prst="rect">
                      <a:avLst/>
                    </a:prstGeom>
                    <a:noFill/>
                    <a:ln>
                      <a:noFill/>
                    </a:ln>
                  </pic:spPr>
                </pic:pic>
              </a:graphicData>
            </a:graphic>
          </wp:inline>
        </w:drawing>
      </w:r>
    </w:p>
    <w:p w14:paraId="7037BCED" w14:textId="1FEA77AB" w:rsidR="008852F1" w:rsidRPr="00D01E51" w:rsidRDefault="008852F1" w:rsidP="00FA423A">
      <w:pPr>
        <w:widowControl/>
        <w:spacing w:line="480" w:lineRule="auto"/>
        <w:jc w:val="center"/>
        <w:rPr>
          <w:rFonts w:ascii="Arial" w:eastAsiaTheme="majorEastAsia" w:hAnsi="Arial" w:cs="Arial"/>
          <w:sz w:val="24"/>
          <w:szCs w:val="24"/>
        </w:rPr>
      </w:pPr>
      <w:r w:rsidRPr="00D01E51">
        <w:rPr>
          <w:rStyle w:val="Heading3Char"/>
          <w:rFonts w:ascii="Arial" w:hAnsi="Arial" w:cs="Arial"/>
          <w:b/>
          <w:bCs/>
          <w:color w:val="auto"/>
          <w:sz w:val="24"/>
          <w:szCs w:val="24"/>
        </w:rPr>
        <w:t xml:space="preserve">Figure # </w:t>
      </w:r>
      <w:r w:rsidRPr="00D01E51">
        <w:rPr>
          <w:rFonts w:ascii="Arial" w:eastAsiaTheme="majorEastAsia" w:hAnsi="Arial" w:cs="Arial"/>
          <w:sz w:val="24"/>
          <w:szCs w:val="24"/>
        </w:rPr>
        <w:t>Iterative Development Cycle</w:t>
      </w:r>
    </w:p>
    <w:p w14:paraId="2557B6C0" w14:textId="3B73F72F" w:rsidR="008852F1" w:rsidRPr="00D01E51" w:rsidRDefault="008852F1" w:rsidP="00D01E51">
      <w:pPr>
        <w:widowControl/>
        <w:spacing w:line="480" w:lineRule="auto"/>
        <w:jc w:val="both"/>
        <w:rPr>
          <w:rFonts w:ascii="Arial" w:eastAsiaTheme="majorEastAsia" w:hAnsi="Arial" w:cs="Arial"/>
          <w:sz w:val="24"/>
          <w:szCs w:val="24"/>
        </w:rPr>
      </w:pPr>
      <w:r w:rsidRPr="00D01E51">
        <w:rPr>
          <w:rFonts w:ascii="Arial" w:eastAsiaTheme="majorEastAsia" w:hAnsi="Arial" w:cs="Arial"/>
          <w:sz w:val="24"/>
          <w:szCs w:val="24"/>
        </w:rPr>
        <w:tab/>
        <w:t xml:space="preserve">The development of Smart Automation Management System and Data Analytics with AI – Enabled Demand Forecasting for Metro 7 will follow an iterative approach, breaking down the project into manageable cycles. Each iteration builds upon the previous version, refining the </w:t>
      </w:r>
      <w:r w:rsidR="00C25650" w:rsidRPr="00D01E51">
        <w:rPr>
          <w:rFonts w:ascii="Arial" w:eastAsiaTheme="majorEastAsia" w:hAnsi="Arial" w:cs="Arial"/>
          <w:sz w:val="24"/>
          <w:szCs w:val="24"/>
        </w:rPr>
        <w:t>system’s</w:t>
      </w:r>
      <w:r w:rsidRPr="00D01E51">
        <w:rPr>
          <w:rFonts w:ascii="Arial" w:eastAsiaTheme="majorEastAsia" w:hAnsi="Arial" w:cs="Arial"/>
          <w:sz w:val="24"/>
          <w:szCs w:val="24"/>
        </w:rPr>
        <w:t xml:space="preserve"> features with the feedback to ensure the system works with the needs of the business.</w:t>
      </w:r>
    </w:p>
    <w:p w14:paraId="4E09BEE6" w14:textId="28A9551D" w:rsidR="00384795" w:rsidRPr="00D01E51" w:rsidRDefault="003411D7" w:rsidP="00D01E51">
      <w:pPr>
        <w:widowControl/>
        <w:spacing w:line="480" w:lineRule="auto"/>
        <w:jc w:val="both"/>
        <w:rPr>
          <w:rStyle w:val="Heading3Char"/>
          <w:rFonts w:ascii="Arial" w:hAnsi="Arial" w:cs="Arial"/>
          <w:color w:val="auto"/>
          <w:sz w:val="24"/>
          <w:szCs w:val="24"/>
        </w:rPr>
      </w:pPr>
      <w:r w:rsidRPr="00D01E51">
        <w:rPr>
          <w:rStyle w:val="Heading3Char"/>
          <w:rFonts w:ascii="Arial" w:hAnsi="Arial" w:cs="Arial"/>
          <w:color w:val="auto"/>
          <w:sz w:val="24"/>
          <w:szCs w:val="24"/>
        </w:rPr>
        <w:t>Phase 1: Initial Planning</w:t>
      </w:r>
    </w:p>
    <w:p w14:paraId="461924DE" w14:textId="6BF5CB03" w:rsidR="003411D7" w:rsidRPr="00D01E51" w:rsidRDefault="003411D7" w:rsidP="00D01E51">
      <w:pPr>
        <w:widowControl/>
        <w:spacing w:line="480" w:lineRule="auto"/>
        <w:jc w:val="both"/>
        <w:rPr>
          <w:rStyle w:val="Heading3Char"/>
          <w:rFonts w:ascii="Arial" w:hAnsi="Arial" w:cs="Arial"/>
          <w:color w:val="auto"/>
          <w:sz w:val="24"/>
          <w:szCs w:val="24"/>
        </w:rPr>
      </w:pPr>
      <w:r w:rsidRPr="00D01E51">
        <w:rPr>
          <w:rStyle w:val="Heading3Char"/>
          <w:rFonts w:ascii="Arial" w:hAnsi="Arial" w:cs="Arial"/>
          <w:color w:val="auto"/>
          <w:sz w:val="24"/>
          <w:szCs w:val="24"/>
        </w:rPr>
        <w:tab/>
        <w:t xml:space="preserve">The researchers and the beneficiary collaborated </w:t>
      </w:r>
      <w:r w:rsidR="00BB66DF" w:rsidRPr="00D01E51">
        <w:rPr>
          <w:rStyle w:val="Heading3Char"/>
          <w:rFonts w:ascii="Arial" w:hAnsi="Arial" w:cs="Arial"/>
          <w:color w:val="auto"/>
          <w:sz w:val="24"/>
          <w:szCs w:val="24"/>
        </w:rPr>
        <w:t>to identify the core needs:</w:t>
      </w:r>
    </w:p>
    <w:p w14:paraId="1A84200D" w14:textId="3F8AB789" w:rsidR="00BB66DF" w:rsidRPr="00D01E51" w:rsidRDefault="00BB66DF" w:rsidP="006845EC">
      <w:pPr>
        <w:pStyle w:val="ListParagraph"/>
        <w:widowControl/>
        <w:numPr>
          <w:ilvl w:val="0"/>
          <w:numId w:val="4"/>
        </w:numPr>
        <w:spacing w:line="480" w:lineRule="auto"/>
        <w:ind w:left="1080"/>
        <w:jc w:val="both"/>
        <w:rPr>
          <w:rStyle w:val="Heading3Char"/>
          <w:rFonts w:ascii="Arial" w:hAnsi="Arial" w:cs="Arial"/>
          <w:color w:val="auto"/>
          <w:sz w:val="24"/>
          <w:szCs w:val="24"/>
        </w:rPr>
      </w:pPr>
      <w:r w:rsidRPr="00D01E51">
        <w:rPr>
          <w:rStyle w:val="Heading3Char"/>
          <w:rFonts w:ascii="Arial" w:hAnsi="Arial" w:cs="Arial"/>
          <w:color w:val="auto"/>
          <w:sz w:val="24"/>
          <w:szCs w:val="24"/>
        </w:rPr>
        <w:t>Inventory Management System</w:t>
      </w:r>
    </w:p>
    <w:p w14:paraId="3F3C4F07" w14:textId="4E7682C6" w:rsidR="00BB66DF" w:rsidRPr="00D01E51" w:rsidRDefault="00BB66DF" w:rsidP="006845EC">
      <w:pPr>
        <w:pStyle w:val="ListParagraph"/>
        <w:widowControl/>
        <w:numPr>
          <w:ilvl w:val="0"/>
          <w:numId w:val="4"/>
        </w:numPr>
        <w:spacing w:line="480" w:lineRule="auto"/>
        <w:ind w:left="1080"/>
        <w:jc w:val="both"/>
        <w:rPr>
          <w:rStyle w:val="Heading3Char"/>
          <w:rFonts w:ascii="Arial" w:hAnsi="Arial" w:cs="Arial"/>
          <w:color w:val="auto"/>
          <w:sz w:val="24"/>
          <w:szCs w:val="24"/>
        </w:rPr>
      </w:pPr>
      <w:r w:rsidRPr="00D01E51">
        <w:rPr>
          <w:rStyle w:val="Heading3Char"/>
          <w:rFonts w:ascii="Arial" w:hAnsi="Arial" w:cs="Arial"/>
          <w:color w:val="auto"/>
          <w:sz w:val="24"/>
          <w:szCs w:val="24"/>
        </w:rPr>
        <w:lastRenderedPageBreak/>
        <w:t>Point of Sales</w:t>
      </w:r>
    </w:p>
    <w:p w14:paraId="61DF0909" w14:textId="1562B898" w:rsidR="00BB66DF" w:rsidRPr="00D01E51" w:rsidRDefault="00BB66DF" w:rsidP="006845EC">
      <w:pPr>
        <w:pStyle w:val="ListParagraph"/>
        <w:widowControl/>
        <w:numPr>
          <w:ilvl w:val="0"/>
          <w:numId w:val="4"/>
        </w:numPr>
        <w:spacing w:line="480" w:lineRule="auto"/>
        <w:ind w:left="1080"/>
        <w:jc w:val="both"/>
        <w:rPr>
          <w:rStyle w:val="Heading3Char"/>
          <w:rFonts w:ascii="Arial" w:hAnsi="Arial" w:cs="Arial"/>
          <w:color w:val="auto"/>
          <w:sz w:val="24"/>
          <w:szCs w:val="24"/>
        </w:rPr>
      </w:pPr>
      <w:r w:rsidRPr="00D01E51">
        <w:rPr>
          <w:rStyle w:val="Heading3Char"/>
          <w:rFonts w:ascii="Arial" w:hAnsi="Arial" w:cs="Arial"/>
          <w:color w:val="auto"/>
          <w:sz w:val="24"/>
          <w:szCs w:val="24"/>
        </w:rPr>
        <w:t>Reporting and analysis</w:t>
      </w:r>
    </w:p>
    <w:p w14:paraId="33301DEB" w14:textId="7058894C" w:rsidR="00BB66DF" w:rsidRPr="00D01E51" w:rsidRDefault="00BB66DF" w:rsidP="006845EC">
      <w:pPr>
        <w:pStyle w:val="ListParagraph"/>
        <w:widowControl/>
        <w:numPr>
          <w:ilvl w:val="0"/>
          <w:numId w:val="4"/>
        </w:numPr>
        <w:spacing w:line="480" w:lineRule="auto"/>
        <w:ind w:left="1080"/>
        <w:jc w:val="both"/>
        <w:rPr>
          <w:rStyle w:val="Heading3Char"/>
          <w:rFonts w:ascii="Arial" w:hAnsi="Arial" w:cs="Arial"/>
          <w:color w:val="auto"/>
          <w:sz w:val="24"/>
          <w:szCs w:val="24"/>
        </w:rPr>
      </w:pPr>
      <w:r w:rsidRPr="00D01E51">
        <w:rPr>
          <w:rStyle w:val="Heading3Char"/>
          <w:rFonts w:ascii="Arial" w:hAnsi="Arial" w:cs="Arial"/>
          <w:color w:val="auto"/>
          <w:sz w:val="24"/>
          <w:szCs w:val="24"/>
        </w:rPr>
        <w:t>Online Orders and advance reservation</w:t>
      </w:r>
    </w:p>
    <w:p w14:paraId="5ABE1968" w14:textId="7D773093" w:rsidR="00CB1279" w:rsidRPr="00D01E51" w:rsidRDefault="00CB1279" w:rsidP="006845EC">
      <w:pPr>
        <w:pStyle w:val="ListParagraph"/>
        <w:widowControl/>
        <w:numPr>
          <w:ilvl w:val="0"/>
          <w:numId w:val="4"/>
        </w:numPr>
        <w:spacing w:line="480" w:lineRule="auto"/>
        <w:ind w:left="1080"/>
        <w:jc w:val="both"/>
        <w:rPr>
          <w:rStyle w:val="Heading3Char"/>
          <w:rFonts w:ascii="Arial" w:hAnsi="Arial" w:cs="Arial"/>
          <w:color w:val="auto"/>
          <w:sz w:val="24"/>
          <w:szCs w:val="24"/>
        </w:rPr>
      </w:pPr>
      <w:r w:rsidRPr="00D01E51">
        <w:rPr>
          <w:rStyle w:val="Heading3Char"/>
          <w:rFonts w:ascii="Arial" w:hAnsi="Arial" w:cs="Arial"/>
          <w:color w:val="auto"/>
          <w:sz w:val="24"/>
          <w:szCs w:val="24"/>
        </w:rPr>
        <w:t>Employee management</w:t>
      </w:r>
    </w:p>
    <w:p w14:paraId="7B5C6215" w14:textId="3D20A6BC" w:rsidR="00CB1279" w:rsidRPr="00D01E51" w:rsidRDefault="00CB1279" w:rsidP="00D01E51">
      <w:pPr>
        <w:widowControl/>
        <w:spacing w:line="480" w:lineRule="auto"/>
        <w:jc w:val="both"/>
        <w:rPr>
          <w:rStyle w:val="Heading3Char"/>
          <w:rFonts w:ascii="Arial" w:hAnsi="Arial" w:cs="Arial"/>
          <w:color w:val="auto"/>
          <w:sz w:val="24"/>
          <w:szCs w:val="24"/>
        </w:rPr>
      </w:pPr>
      <w:r w:rsidRPr="00D01E51">
        <w:rPr>
          <w:rStyle w:val="Heading3Char"/>
          <w:rFonts w:ascii="Arial" w:hAnsi="Arial" w:cs="Arial"/>
          <w:color w:val="auto"/>
          <w:sz w:val="24"/>
          <w:szCs w:val="24"/>
        </w:rPr>
        <w:t>Phase 2: Requirements</w:t>
      </w:r>
    </w:p>
    <w:p w14:paraId="7B072E14" w14:textId="705B68F5" w:rsidR="00071DC1" w:rsidRPr="00D01E51" w:rsidRDefault="00071DC1" w:rsidP="00D01E51">
      <w:pPr>
        <w:widowControl/>
        <w:spacing w:line="480" w:lineRule="auto"/>
        <w:jc w:val="both"/>
        <w:rPr>
          <w:rFonts w:ascii="Arial" w:eastAsiaTheme="majorEastAsia" w:hAnsi="Arial" w:cs="Arial"/>
          <w:sz w:val="24"/>
          <w:szCs w:val="24"/>
        </w:rPr>
      </w:pPr>
      <w:r w:rsidRPr="00D01E51">
        <w:rPr>
          <w:rStyle w:val="Heading3Char"/>
          <w:rFonts w:ascii="Arial" w:hAnsi="Arial" w:cs="Arial"/>
          <w:color w:val="auto"/>
          <w:sz w:val="24"/>
          <w:szCs w:val="24"/>
        </w:rPr>
        <w:tab/>
      </w:r>
      <w:r w:rsidR="00D40270" w:rsidRPr="00D01E51">
        <w:rPr>
          <w:rStyle w:val="Heading3Char"/>
          <w:rFonts w:ascii="Arial" w:hAnsi="Arial" w:cs="Arial"/>
          <w:color w:val="auto"/>
          <w:sz w:val="24"/>
          <w:szCs w:val="24"/>
        </w:rPr>
        <w:t xml:space="preserve">During this phase the researchers gathered to discuss points and ideas needed </w:t>
      </w:r>
      <w:r w:rsidR="00FC49DF" w:rsidRPr="00D01E51">
        <w:rPr>
          <w:rFonts w:ascii="Arial" w:eastAsiaTheme="majorEastAsia" w:hAnsi="Arial" w:cs="Arial"/>
          <w:sz w:val="24"/>
          <w:szCs w:val="24"/>
        </w:rPr>
        <w:t xml:space="preserve">for the development of the system. All proponents collected the necessary data and conducted </w:t>
      </w:r>
      <w:r w:rsidR="00163314" w:rsidRPr="00D01E51">
        <w:rPr>
          <w:rFonts w:ascii="Arial" w:eastAsiaTheme="majorEastAsia" w:hAnsi="Arial" w:cs="Arial"/>
          <w:sz w:val="24"/>
          <w:szCs w:val="24"/>
        </w:rPr>
        <w:t>questions</w:t>
      </w:r>
      <w:r w:rsidR="00FC49DF" w:rsidRPr="00D01E51">
        <w:rPr>
          <w:rFonts w:ascii="Arial" w:eastAsiaTheme="majorEastAsia" w:hAnsi="Arial" w:cs="Arial"/>
          <w:sz w:val="24"/>
          <w:szCs w:val="24"/>
        </w:rPr>
        <w:t xml:space="preserve"> and answers to properly analyze the desired plan of the system.</w:t>
      </w:r>
    </w:p>
    <w:p w14:paraId="27771B13" w14:textId="234808A1" w:rsidR="00FC49DF" w:rsidRPr="00D01E51" w:rsidRDefault="00FC49DF" w:rsidP="00D01E51">
      <w:pPr>
        <w:widowControl/>
        <w:spacing w:line="480" w:lineRule="auto"/>
        <w:jc w:val="both"/>
        <w:rPr>
          <w:rFonts w:ascii="Arial" w:eastAsiaTheme="majorEastAsia" w:hAnsi="Arial" w:cs="Arial"/>
          <w:sz w:val="24"/>
          <w:szCs w:val="24"/>
        </w:rPr>
      </w:pPr>
      <w:r w:rsidRPr="00D01E51">
        <w:rPr>
          <w:rFonts w:ascii="Arial" w:eastAsiaTheme="majorEastAsia" w:hAnsi="Arial" w:cs="Arial"/>
          <w:sz w:val="24"/>
          <w:szCs w:val="24"/>
        </w:rPr>
        <w:t>Phase 3: Analysis and Decision Making</w:t>
      </w:r>
    </w:p>
    <w:p w14:paraId="48328636" w14:textId="2346CB9C" w:rsidR="00FC49DF" w:rsidRPr="00D01E51" w:rsidRDefault="00B70C0F" w:rsidP="00D01E51">
      <w:pPr>
        <w:widowControl/>
        <w:spacing w:line="480" w:lineRule="auto"/>
        <w:jc w:val="both"/>
        <w:rPr>
          <w:rFonts w:ascii="Arial" w:eastAsiaTheme="majorEastAsia" w:hAnsi="Arial" w:cs="Arial"/>
          <w:sz w:val="24"/>
          <w:szCs w:val="24"/>
        </w:rPr>
      </w:pPr>
      <w:r w:rsidRPr="00D01E51">
        <w:rPr>
          <w:rFonts w:ascii="Arial" w:eastAsiaTheme="majorEastAsia" w:hAnsi="Arial" w:cs="Arial"/>
          <w:sz w:val="24"/>
          <w:szCs w:val="24"/>
        </w:rPr>
        <w:tab/>
        <w:t>The researchers evaluated the feasibility of the</w:t>
      </w:r>
      <w:r w:rsidR="007D1FAA" w:rsidRPr="00D01E51">
        <w:rPr>
          <w:rFonts w:ascii="Arial" w:eastAsiaTheme="majorEastAsia" w:hAnsi="Arial" w:cs="Arial"/>
          <w:sz w:val="24"/>
          <w:szCs w:val="24"/>
        </w:rPr>
        <w:t xml:space="preserve"> solutions for each feature of the system.</w:t>
      </w:r>
      <w:r w:rsidR="00BA2B47" w:rsidRPr="00D01E51">
        <w:rPr>
          <w:rFonts w:ascii="Arial" w:eastAsiaTheme="majorEastAsia" w:hAnsi="Arial" w:cs="Arial"/>
          <w:sz w:val="24"/>
          <w:szCs w:val="24"/>
        </w:rPr>
        <w:t xml:space="preserve"> </w:t>
      </w:r>
    </w:p>
    <w:p w14:paraId="3AAEE2A5" w14:textId="6732CF47" w:rsidR="007D1FAA" w:rsidRPr="00D01E51" w:rsidRDefault="007D1FAA" w:rsidP="00D01E51">
      <w:pPr>
        <w:widowControl/>
        <w:spacing w:line="480" w:lineRule="auto"/>
        <w:jc w:val="both"/>
        <w:rPr>
          <w:rFonts w:ascii="Arial" w:eastAsiaTheme="majorEastAsia" w:hAnsi="Arial" w:cs="Arial"/>
          <w:sz w:val="24"/>
          <w:szCs w:val="24"/>
        </w:rPr>
      </w:pPr>
      <w:r w:rsidRPr="00D01E51">
        <w:rPr>
          <w:rFonts w:ascii="Arial" w:eastAsiaTheme="majorEastAsia" w:hAnsi="Arial" w:cs="Arial"/>
          <w:sz w:val="24"/>
          <w:szCs w:val="24"/>
        </w:rPr>
        <w:t>Phase 4:</w:t>
      </w:r>
      <w:r w:rsidR="00BA2B47" w:rsidRPr="00D01E51">
        <w:rPr>
          <w:rFonts w:ascii="Arial" w:eastAsiaTheme="majorEastAsia" w:hAnsi="Arial" w:cs="Arial"/>
          <w:sz w:val="24"/>
          <w:szCs w:val="24"/>
        </w:rPr>
        <w:t xml:space="preserve"> </w:t>
      </w:r>
      <w:r w:rsidRPr="00D01E51">
        <w:rPr>
          <w:rFonts w:ascii="Arial" w:eastAsiaTheme="majorEastAsia" w:hAnsi="Arial" w:cs="Arial"/>
          <w:sz w:val="24"/>
          <w:szCs w:val="24"/>
        </w:rPr>
        <w:t>Development and Testing</w:t>
      </w:r>
    </w:p>
    <w:p w14:paraId="3E9FBEB5" w14:textId="29BDFBDC" w:rsidR="00BA2B47" w:rsidRPr="00D01E51" w:rsidRDefault="00BA2B47" w:rsidP="00D01E51">
      <w:pPr>
        <w:widowControl/>
        <w:spacing w:line="480" w:lineRule="auto"/>
        <w:jc w:val="both"/>
        <w:rPr>
          <w:rFonts w:ascii="Arial" w:eastAsiaTheme="majorEastAsia" w:hAnsi="Arial" w:cs="Arial"/>
          <w:sz w:val="24"/>
          <w:szCs w:val="24"/>
        </w:rPr>
      </w:pPr>
      <w:r w:rsidRPr="00D01E51">
        <w:rPr>
          <w:rFonts w:ascii="Arial" w:eastAsiaTheme="majorEastAsia" w:hAnsi="Arial" w:cs="Arial"/>
          <w:sz w:val="24"/>
          <w:szCs w:val="24"/>
        </w:rPr>
        <w:tab/>
        <w:t xml:space="preserve">This phase focuses on the development of the system prioritizing </w:t>
      </w:r>
      <w:r w:rsidR="00F07C12" w:rsidRPr="00D01E51">
        <w:rPr>
          <w:rFonts w:ascii="Arial" w:eastAsiaTheme="majorEastAsia" w:hAnsi="Arial" w:cs="Arial"/>
          <w:sz w:val="24"/>
          <w:szCs w:val="24"/>
        </w:rPr>
        <w:t>features that provide immediate business value.</w:t>
      </w:r>
      <w:r w:rsidR="000F1976" w:rsidRPr="00D01E51">
        <w:rPr>
          <w:rFonts w:ascii="Arial" w:eastAsiaTheme="majorEastAsia" w:hAnsi="Arial" w:cs="Arial"/>
          <w:sz w:val="24"/>
          <w:szCs w:val="24"/>
        </w:rPr>
        <w:t xml:space="preserve"> </w:t>
      </w:r>
      <w:r w:rsidR="00132EE8" w:rsidRPr="00D01E51">
        <w:rPr>
          <w:rFonts w:ascii="Arial" w:eastAsiaTheme="majorEastAsia" w:hAnsi="Arial" w:cs="Arial"/>
          <w:sz w:val="24"/>
          <w:szCs w:val="24"/>
        </w:rPr>
        <w:t xml:space="preserve">Multiple testing will be </w:t>
      </w:r>
      <w:r w:rsidR="004F0FD3" w:rsidRPr="00D01E51">
        <w:rPr>
          <w:rFonts w:ascii="Arial" w:eastAsiaTheme="majorEastAsia" w:hAnsi="Arial" w:cs="Arial"/>
          <w:sz w:val="24"/>
          <w:szCs w:val="24"/>
        </w:rPr>
        <w:t xml:space="preserve">on each iteration to identify </w:t>
      </w:r>
    </w:p>
    <w:p w14:paraId="20B2ED62" w14:textId="032E81A6" w:rsidR="00BA2B47" w:rsidRPr="00D01E51" w:rsidRDefault="00BA2B47" w:rsidP="00D01E51">
      <w:pPr>
        <w:widowControl/>
        <w:spacing w:line="480" w:lineRule="auto"/>
        <w:jc w:val="both"/>
        <w:rPr>
          <w:rFonts w:ascii="Arial" w:eastAsiaTheme="majorEastAsia" w:hAnsi="Arial" w:cs="Arial"/>
          <w:sz w:val="24"/>
          <w:szCs w:val="24"/>
        </w:rPr>
      </w:pPr>
      <w:r w:rsidRPr="00D01E51">
        <w:rPr>
          <w:rFonts w:ascii="Arial" w:eastAsiaTheme="majorEastAsia" w:hAnsi="Arial" w:cs="Arial"/>
          <w:sz w:val="24"/>
          <w:szCs w:val="24"/>
        </w:rPr>
        <w:t>Phase 5: Evaluation</w:t>
      </w:r>
    </w:p>
    <w:p w14:paraId="36318007" w14:textId="42ABD074" w:rsidR="000F1976" w:rsidRDefault="000F1976" w:rsidP="00D01E51">
      <w:pPr>
        <w:widowControl/>
        <w:spacing w:line="480" w:lineRule="auto"/>
        <w:jc w:val="both"/>
        <w:rPr>
          <w:rFonts w:ascii="Arial" w:eastAsiaTheme="majorEastAsia" w:hAnsi="Arial" w:cs="Arial"/>
          <w:sz w:val="24"/>
          <w:szCs w:val="24"/>
        </w:rPr>
      </w:pPr>
      <w:r w:rsidRPr="00D01E51">
        <w:rPr>
          <w:rFonts w:ascii="Arial" w:eastAsiaTheme="majorEastAsia" w:hAnsi="Arial" w:cs="Arial"/>
          <w:sz w:val="24"/>
          <w:szCs w:val="24"/>
        </w:rPr>
        <w:tab/>
      </w:r>
      <w:r w:rsidR="00EB4811" w:rsidRPr="00D01E51">
        <w:rPr>
          <w:rFonts w:ascii="Arial" w:eastAsiaTheme="majorEastAsia" w:hAnsi="Arial" w:cs="Arial"/>
          <w:sz w:val="24"/>
          <w:szCs w:val="24"/>
        </w:rPr>
        <w:t>This phase is the evaluation of the finished iteration with the beneficiary to assess its efficiency.</w:t>
      </w:r>
      <w:r w:rsidR="001E393D" w:rsidRPr="00D01E51">
        <w:rPr>
          <w:rFonts w:ascii="Arial" w:eastAsiaTheme="majorEastAsia" w:hAnsi="Arial" w:cs="Arial"/>
          <w:sz w:val="24"/>
          <w:szCs w:val="24"/>
        </w:rPr>
        <w:t xml:space="preserve"> Within this phase the researchers will be able to gather feedback to improve and refine the system as required. Adjustments </w:t>
      </w:r>
      <w:r w:rsidR="00132EE8" w:rsidRPr="00D01E51">
        <w:rPr>
          <w:rFonts w:ascii="Arial" w:eastAsiaTheme="majorEastAsia" w:hAnsi="Arial" w:cs="Arial"/>
          <w:sz w:val="24"/>
          <w:szCs w:val="24"/>
        </w:rPr>
        <w:t xml:space="preserve">for the next iteration will be based on the </w:t>
      </w:r>
      <w:r w:rsidR="006B513B" w:rsidRPr="00D01E51">
        <w:rPr>
          <w:rFonts w:ascii="Arial" w:eastAsiaTheme="majorEastAsia" w:hAnsi="Arial" w:cs="Arial"/>
          <w:sz w:val="24"/>
          <w:szCs w:val="24"/>
        </w:rPr>
        <w:t>feedback</w:t>
      </w:r>
      <w:r w:rsidR="00132EE8" w:rsidRPr="00D01E51">
        <w:rPr>
          <w:rFonts w:ascii="Arial" w:eastAsiaTheme="majorEastAsia" w:hAnsi="Arial" w:cs="Arial"/>
          <w:sz w:val="24"/>
          <w:szCs w:val="24"/>
        </w:rPr>
        <w:t xml:space="preserve"> gathered.</w:t>
      </w:r>
    </w:p>
    <w:p w14:paraId="00000132" w14:textId="79807869" w:rsidR="00476E63" w:rsidRPr="00682859" w:rsidRDefault="00A551B5" w:rsidP="004758D1">
      <w:pPr>
        <w:pStyle w:val="Heading2"/>
        <w:spacing w:before="0" w:after="0" w:line="480" w:lineRule="auto"/>
        <w:rPr>
          <w:rStyle w:val="Heading2Char"/>
          <w:rFonts w:ascii="Arial" w:hAnsi="Arial" w:cs="Arial"/>
          <w:b/>
          <w:color w:val="auto"/>
          <w:sz w:val="24"/>
          <w:szCs w:val="24"/>
        </w:rPr>
      </w:pPr>
      <w:r w:rsidRPr="00682859">
        <w:rPr>
          <w:rStyle w:val="Heading2Char"/>
          <w:rFonts w:ascii="Arial" w:hAnsi="Arial" w:cs="Arial"/>
          <w:b/>
          <w:color w:val="auto"/>
          <w:sz w:val="24"/>
          <w:szCs w:val="24"/>
        </w:rPr>
        <w:t>Requirement analysis</w:t>
      </w:r>
    </w:p>
    <w:p w14:paraId="3CD34B6A" w14:textId="5B5D1C2E" w:rsidR="008A5E12" w:rsidRPr="00D01E51" w:rsidRDefault="00057258" w:rsidP="00D01E51">
      <w:pPr>
        <w:spacing w:line="480" w:lineRule="auto"/>
        <w:jc w:val="both"/>
        <w:rPr>
          <w:rFonts w:ascii="Arial" w:eastAsiaTheme="majorEastAsia" w:hAnsi="Arial" w:cs="Arial"/>
          <w:sz w:val="24"/>
          <w:szCs w:val="24"/>
        </w:rPr>
      </w:pPr>
      <w:r w:rsidRPr="00D01E51">
        <w:rPr>
          <w:rFonts w:ascii="Arial" w:eastAsiaTheme="majorEastAsia" w:hAnsi="Arial" w:cs="Arial"/>
          <w:noProof/>
          <w:sz w:val="24"/>
          <w:szCs w:val="24"/>
        </w:rPr>
        <w:drawing>
          <wp:inline distT="0" distB="0" distL="0" distR="0" wp14:anchorId="7C414C80" wp14:editId="3A83323A">
            <wp:extent cx="5715000" cy="3717290"/>
            <wp:effectExtent l="0" t="0" r="0" b="0"/>
            <wp:docPr id="138420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03795" name=""/>
                    <pic:cNvPicPr/>
                  </pic:nvPicPr>
                  <pic:blipFill>
                    <a:blip r:embed="rId21"/>
                    <a:stretch>
                      <a:fillRect/>
                    </a:stretch>
                  </pic:blipFill>
                  <pic:spPr>
                    <a:xfrm>
                      <a:off x="0" y="0"/>
                      <a:ext cx="5715000" cy="3717290"/>
                    </a:xfrm>
                    <a:prstGeom prst="rect">
                      <a:avLst/>
                    </a:prstGeom>
                  </pic:spPr>
                </pic:pic>
              </a:graphicData>
            </a:graphic>
          </wp:inline>
        </w:drawing>
      </w:r>
    </w:p>
    <w:p w14:paraId="084E34DD" w14:textId="68A29691" w:rsidR="00487D58" w:rsidRPr="00D01E51" w:rsidRDefault="00AD6F4C" w:rsidP="004758D1">
      <w:pPr>
        <w:widowControl/>
        <w:spacing w:line="480" w:lineRule="auto"/>
        <w:jc w:val="center"/>
        <w:rPr>
          <w:rFonts w:ascii="Arial" w:eastAsia="Arial" w:hAnsi="Arial" w:cs="Arial"/>
          <w:sz w:val="24"/>
          <w:szCs w:val="24"/>
        </w:rPr>
      </w:pPr>
      <w:proofErr w:type="gramStart"/>
      <w:r w:rsidRPr="00D01E51">
        <w:rPr>
          <w:rFonts w:ascii="Arial" w:eastAsia="Arial" w:hAnsi="Arial" w:cs="Arial"/>
          <w:b/>
          <w:bCs/>
          <w:sz w:val="24"/>
          <w:szCs w:val="24"/>
        </w:rPr>
        <w:t>Figure #.</w:t>
      </w:r>
      <w:proofErr w:type="gramEnd"/>
      <w:r w:rsidRPr="00D01E51">
        <w:rPr>
          <w:rFonts w:ascii="Arial" w:eastAsia="Arial" w:hAnsi="Arial" w:cs="Arial"/>
          <w:b/>
          <w:bCs/>
          <w:sz w:val="24"/>
          <w:szCs w:val="24"/>
        </w:rPr>
        <w:t xml:space="preserve"> </w:t>
      </w:r>
      <w:r w:rsidR="0091553F" w:rsidRPr="00D01E51">
        <w:rPr>
          <w:rFonts w:ascii="Arial" w:eastAsia="Arial" w:hAnsi="Arial" w:cs="Arial"/>
          <w:sz w:val="24"/>
          <w:szCs w:val="24"/>
        </w:rPr>
        <w:t>Ishikawa Diagram</w:t>
      </w:r>
    </w:p>
    <w:p w14:paraId="3501EEB9" w14:textId="10E17A9F" w:rsidR="005034BD" w:rsidRDefault="0091553F" w:rsidP="00D01E51">
      <w:pPr>
        <w:widowControl/>
        <w:spacing w:line="480" w:lineRule="auto"/>
        <w:jc w:val="both"/>
        <w:rPr>
          <w:rFonts w:ascii="Arial" w:eastAsia="Arial" w:hAnsi="Arial" w:cs="Arial"/>
          <w:sz w:val="24"/>
          <w:szCs w:val="24"/>
        </w:rPr>
      </w:pPr>
      <w:r w:rsidRPr="00D01E51">
        <w:rPr>
          <w:rFonts w:ascii="Arial" w:eastAsia="Arial" w:hAnsi="Arial" w:cs="Arial"/>
          <w:sz w:val="24"/>
          <w:szCs w:val="24"/>
        </w:rPr>
        <w:tab/>
        <w:t xml:space="preserve">The figure above </w:t>
      </w:r>
      <w:r w:rsidR="00A87983" w:rsidRPr="00D01E51">
        <w:rPr>
          <w:rFonts w:ascii="Arial" w:eastAsia="Arial" w:hAnsi="Arial" w:cs="Arial"/>
          <w:sz w:val="24"/>
          <w:szCs w:val="24"/>
        </w:rPr>
        <w:t xml:space="preserve">visualizes </w:t>
      </w:r>
      <w:r w:rsidR="001C1D92" w:rsidRPr="00D01E51">
        <w:rPr>
          <w:rFonts w:ascii="Arial" w:eastAsia="Arial" w:hAnsi="Arial" w:cs="Arial"/>
          <w:sz w:val="24"/>
          <w:szCs w:val="24"/>
        </w:rPr>
        <w:t>possible root cause of revenue loss in Metro 7 Restaurant and bar</w:t>
      </w:r>
      <w:r w:rsidR="00080E22" w:rsidRPr="00D01E51">
        <w:rPr>
          <w:rFonts w:ascii="Arial" w:eastAsia="Arial" w:hAnsi="Arial" w:cs="Arial"/>
          <w:sz w:val="24"/>
          <w:szCs w:val="24"/>
        </w:rPr>
        <w:t xml:space="preserve">. </w:t>
      </w:r>
      <w:r w:rsidR="00BF7C66" w:rsidRPr="00D01E51">
        <w:rPr>
          <w:rFonts w:ascii="Arial" w:eastAsia="Arial" w:hAnsi="Arial" w:cs="Arial"/>
          <w:sz w:val="24"/>
          <w:szCs w:val="24"/>
        </w:rPr>
        <w:t xml:space="preserve">Operational inefficiency is heavily tied to loss of revenue. These are the problem areas that the researchers have found when conducting an interview with the </w:t>
      </w:r>
      <w:r w:rsidR="004A7344" w:rsidRPr="00D01E51">
        <w:rPr>
          <w:rFonts w:ascii="Arial" w:eastAsia="Arial" w:hAnsi="Arial" w:cs="Arial"/>
          <w:sz w:val="24"/>
          <w:szCs w:val="24"/>
        </w:rPr>
        <w:t xml:space="preserve">identified beneficiary. First is inventory management, Inventory imbalance when restocking leads </w:t>
      </w:r>
      <w:r w:rsidR="00D97344" w:rsidRPr="00D01E51">
        <w:rPr>
          <w:rFonts w:ascii="Arial" w:eastAsia="Arial" w:hAnsi="Arial" w:cs="Arial"/>
          <w:sz w:val="24"/>
          <w:szCs w:val="24"/>
        </w:rPr>
        <w:t xml:space="preserve">to </w:t>
      </w:r>
      <w:r w:rsidR="00AA5A9D" w:rsidRPr="00D01E51">
        <w:rPr>
          <w:rFonts w:ascii="Arial" w:eastAsia="Arial" w:hAnsi="Arial" w:cs="Arial"/>
          <w:sz w:val="24"/>
          <w:szCs w:val="24"/>
        </w:rPr>
        <w:t>loss of revenue when</w:t>
      </w:r>
      <w:r w:rsidR="009334E5" w:rsidRPr="00D01E51">
        <w:rPr>
          <w:rFonts w:ascii="Arial" w:eastAsia="Arial" w:hAnsi="Arial" w:cs="Arial"/>
          <w:sz w:val="24"/>
          <w:szCs w:val="24"/>
        </w:rPr>
        <w:t xml:space="preserve"> restocking items that are not in demand just stay on the shelf, additionally</w:t>
      </w:r>
      <w:r w:rsidR="00AA5A9D" w:rsidRPr="00D01E51">
        <w:rPr>
          <w:rFonts w:ascii="Arial" w:eastAsia="Arial" w:hAnsi="Arial" w:cs="Arial"/>
          <w:sz w:val="24"/>
          <w:szCs w:val="24"/>
        </w:rPr>
        <w:t xml:space="preserve"> items like perishables </w:t>
      </w:r>
      <w:r w:rsidR="009334E5" w:rsidRPr="00D01E51">
        <w:rPr>
          <w:rFonts w:ascii="Arial" w:eastAsia="Arial" w:hAnsi="Arial" w:cs="Arial"/>
          <w:sz w:val="24"/>
          <w:szCs w:val="24"/>
        </w:rPr>
        <w:t>that are</w:t>
      </w:r>
      <w:r w:rsidR="00AA5A9D" w:rsidRPr="00D01E51">
        <w:rPr>
          <w:rFonts w:ascii="Arial" w:eastAsia="Arial" w:hAnsi="Arial" w:cs="Arial"/>
          <w:sz w:val="24"/>
          <w:szCs w:val="24"/>
        </w:rPr>
        <w:t xml:space="preserve"> not sold on time</w:t>
      </w:r>
      <w:r w:rsidR="009334E5" w:rsidRPr="00D01E51">
        <w:rPr>
          <w:rFonts w:ascii="Arial" w:eastAsia="Arial" w:hAnsi="Arial" w:cs="Arial"/>
          <w:sz w:val="24"/>
          <w:szCs w:val="24"/>
        </w:rPr>
        <w:t xml:space="preserve"> become spoilt</w:t>
      </w:r>
      <w:r w:rsidR="00743E5E" w:rsidRPr="00D01E51">
        <w:rPr>
          <w:rFonts w:ascii="Arial" w:eastAsia="Arial" w:hAnsi="Arial" w:cs="Arial"/>
          <w:sz w:val="24"/>
          <w:szCs w:val="24"/>
        </w:rPr>
        <w:t xml:space="preserve"> ending in </w:t>
      </w:r>
      <w:r w:rsidR="009C2389" w:rsidRPr="00D01E51">
        <w:rPr>
          <w:rFonts w:ascii="Arial" w:eastAsia="Arial" w:hAnsi="Arial" w:cs="Arial"/>
          <w:sz w:val="24"/>
          <w:szCs w:val="24"/>
        </w:rPr>
        <w:t>financial losses</w:t>
      </w:r>
      <w:r w:rsidR="00B420A1" w:rsidRPr="00D01E51">
        <w:rPr>
          <w:rFonts w:ascii="Arial" w:eastAsia="Arial" w:hAnsi="Arial" w:cs="Arial"/>
          <w:sz w:val="24"/>
          <w:szCs w:val="24"/>
        </w:rPr>
        <w:t>. Second is the method</w:t>
      </w:r>
      <w:r w:rsidR="00DF3A79" w:rsidRPr="00D01E51">
        <w:rPr>
          <w:rFonts w:ascii="Arial" w:eastAsia="Arial" w:hAnsi="Arial" w:cs="Arial"/>
          <w:sz w:val="24"/>
          <w:szCs w:val="24"/>
        </w:rPr>
        <w:t xml:space="preserve">, within it there are traditional </w:t>
      </w:r>
      <w:proofErr w:type="gramStart"/>
      <w:r w:rsidR="00DF3A79" w:rsidRPr="00D01E51">
        <w:rPr>
          <w:rFonts w:ascii="Arial" w:eastAsia="Arial" w:hAnsi="Arial" w:cs="Arial"/>
          <w:sz w:val="24"/>
          <w:szCs w:val="24"/>
        </w:rPr>
        <w:t>use</w:t>
      </w:r>
      <w:proofErr w:type="gramEnd"/>
      <w:r w:rsidR="00DF3A79" w:rsidRPr="00D01E51">
        <w:rPr>
          <w:rFonts w:ascii="Arial" w:eastAsia="Arial" w:hAnsi="Arial" w:cs="Arial"/>
          <w:sz w:val="24"/>
          <w:szCs w:val="24"/>
        </w:rPr>
        <w:t xml:space="preserve"> of pen and paper that may end in </w:t>
      </w:r>
      <w:r w:rsidR="000433E0" w:rsidRPr="00D01E51">
        <w:rPr>
          <w:rFonts w:ascii="Arial" w:eastAsia="Arial" w:hAnsi="Arial" w:cs="Arial"/>
          <w:sz w:val="24"/>
          <w:szCs w:val="24"/>
        </w:rPr>
        <w:t>data</w:t>
      </w:r>
      <w:r w:rsidR="00DF3A79" w:rsidRPr="00D01E51">
        <w:rPr>
          <w:rFonts w:ascii="Arial" w:eastAsia="Arial" w:hAnsi="Arial" w:cs="Arial"/>
          <w:sz w:val="24"/>
          <w:szCs w:val="24"/>
        </w:rPr>
        <w:t xml:space="preserve"> inaccuracies</w:t>
      </w:r>
      <w:r w:rsidR="00B829B4" w:rsidRPr="00D01E51">
        <w:rPr>
          <w:rFonts w:ascii="Arial" w:eastAsia="Arial" w:hAnsi="Arial" w:cs="Arial"/>
          <w:sz w:val="24"/>
          <w:szCs w:val="24"/>
        </w:rPr>
        <w:t xml:space="preserve">, additionally </w:t>
      </w:r>
      <w:r w:rsidR="00B829B4" w:rsidRPr="00D01E51">
        <w:rPr>
          <w:rFonts w:ascii="Arial" w:eastAsia="Arial" w:hAnsi="Arial" w:cs="Arial"/>
          <w:sz w:val="24"/>
          <w:szCs w:val="24"/>
        </w:rPr>
        <w:lastRenderedPageBreak/>
        <w:t xml:space="preserve">rigorous manual labor and repetitive tasks end in </w:t>
      </w:r>
      <w:r w:rsidR="00792421" w:rsidRPr="00D01E51">
        <w:rPr>
          <w:rFonts w:ascii="Arial" w:eastAsia="Arial" w:hAnsi="Arial" w:cs="Arial"/>
          <w:sz w:val="24"/>
          <w:szCs w:val="24"/>
        </w:rPr>
        <w:t>inefficient operation within the business. Third is the people where untrained</w:t>
      </w:r>
      <w:r w:rsidR="007312DF" w:rsidRPr="00D01E51">
        <w:rPr>
          <w:rFonts w:ascii="Arial" w:eastAsia="Arial" w:hAnsi="Arial" w:cs="Arial"/>
          <w:sz w:val="24"/>
          <w:szCs w:val="24"/>
        </w:rPr>
        <w:t xml:space="preserve"> staff and admin</w:t>
      </w:r>
      <w:r w:rsidR="00792421" w:rsidRPr="00D01E51">
        <w:rPr>
          <w:rFonts w:ascii="Arial" w:eastAsia="Arial" w:hAnsi="Arial" w:cs="Arial"/>
          <w:sz w:val="24"/>
          <w:szCs w:val="24"/>
        </w:rPr>
        <w:t xml:space="preserve"> </w:t>
      </w:r>
      <w:r w:rsidR="00C25650" w:rsidRPr="00D01E51">
        <w:rPr>
          <w:rFonts w:ascii="Arial" w:eastAsia="Arial" w:hAnsi="Arial" w:cs="Arial"/>
          <w:sz w:val="24"/>
          <w:szCs w:val="24"/>
        </w:rPr>
        <w:t>slow</w:t>
      </w:r>
      <w:r w:rsidR="007312DF" w:rsidRPr="00D01E51">
        <w:rPr>
          <w:rFonts w:ascii="Arial" w:eastAsia="Arial" w:hAnsi="Arial" w:cs="Arial"/>
          <w:sz w:val="24"/>
          <w:szCs w:val="24"/>
        </w:rPr>
        <w:t xml:space="preserve"> down the process of the business</w:t>
      </w:r>
      <w:r w:rsidR="00CF3A99" w:rsidRPr="00D01E51">
        <w:rPr>
          <w:rFonts w:ascii="Arial" w:eastAsia="Arial" w:hAnsi="Arial" w:cs="Arial"/>
          <w:sz w:val="24"/>
          <w:szCs w:val="24"/>
        </w:rPr>
        <w:t xml:space="preserve">, with slow process comes unsatisfied </w:t>
      </w:r>
      <w:proofErr w:type="gramStart"/>
      <w:r w:rsidR="00CF3A99" w:rsidRPr="00D01E51">
        <w:rPr>
          <w:rFonts w:ascii="Arial" w:eastAsia="Arial" w:hAnsi="Arial" w:cs="Arial"/>
          <w:sz w:val="24"/>
          <w:szCs w:val="24"/>
        </w:rPr>
        <w:t>customer</w:t>
      </w:r>
      <w:proofErr w:type="gramEnd"/>
      <w:r w:rsidR="00CF3A99" w:rsidRPr="00D01E51">
        <w:rPr>
          <w:rFonts w:ascii="Arial" w:eastAsia="Arial" w:hAnsi="Arial" w:cs="Arial"/>
          <w:sz w:val="24"/>
          <w:szCs w:val="24"/>
        </w:rPr>
        <w:t xml:space="preserve"> ultimately leading into loss of revenue.</w:t>
      </w:r>
    </w:p>
    <w:p w14:paraId="5BF609F7" w14:textId="77777777" w:rsidR="00D16CCB" w:rsidRPr="00D01E51" w:rsidRDefault="00D16CCB" w:rsidP="00D01E51">
      <w:pPr>
        <w:widowControl/>
        <w:spacing w:line="480" w:lineRule="auto"/>
        <w:jc w:val="both"/>
        <w:rPr>
          <w:rFonts w:ascii="Arial" w:eastAsia="Arial" w:hAnsi="Arial" w:cs="Arial"/>
          <w:sz w:val="24"/>
          <w:szCs w:val="24"/>
        </w:rPr>
      </w:pPr>
    </w:p>
    <w:p w14:paraId="00000134" w14:textId="208588FE" w:rsidR="00476E63" w:rsidRPr="00682859" w:rsidRDefault="00A551B5" w:rsidP="00D01E51">
      <w:pPr>
        <w:pStyle w:val="Heading2"/>
        <w:spacing w:before="0" w:after="0" w:line="480" w:lineRule="auto"/>
        <w:jc w:val="both"/>
        <w:rPr>
          <w:rStyle w:val="Heading2Char"/>
          <w:rFonts w:ascii="Arial" w:hAnsi="Arial" w:cs="Arial"/>
          <w:b/>
          <w:color w:val="auto"/>
          <w:sz w:val="24"/>
          <w:szCs w:val="24"/>
        </w:rPr>
      </w:pPr>
      <w:r w:rsidRPr="00682859">
        <w:rPr>
          <w:rStyle w:val="Heading2Char"/>
          <w:rFonts w:ascii="Arial" w:hAnsi="Arial" w:cs="Arial"/>
          <w:b/>
          <w:color w:val="auto"/>
          <w:sz w:val="24"/>
          <w:szCs w:val="24"/>
        </w:rPr>
        <w:t>Conceptual Design</w:t>
      </w:r>
    </w:p>
    <w:p w14:paraId="254F8B08" w14:textId="6750C43F" w:rsidR="00415A87" w:rsidRPr="00D01E51" w:rsidRDefault="00034F64" w:rsidP="006845EC">
      <w:pPr>
        <w:widowControl/>
        <w:spacing w:line="480" w:lineRule="auto"/>
        <w:jc w:val="center"/>
        <w:rPr>
          <w:rFonts w:ascii="Arial" w:eastAsia="Arial" w:hAnsi="Arial" w:cs="Arial"/>
          <w:bCs/>
          <w:sz w:val="24"/>
          <w:szCs w:val="24"/>
        </w:rPr>
      </w:pPr>
      <w:r w:rsidRPr="00D01E51">
        <w:rPr>
          <w:rFonts w:ascii="Arial" w:eastAsia="Arial" w:hAnsi="Arial" w:cs="Arial"/>
          <w:b/>
          <w:noProof/>
          <w:sz w:val="24"/>
          <w:szCs w:val="24"/>
        </w:rPr>
        <w:drawing>
          <wp:inline distT="0" distB="0" distL="0" distR="0" wp14:anchorId="31CE94B1" wp14:editId="109AACA3">
            <wp:extent cx="5715000" cy="2821940"/>
            <wp:effectExtent l="0" t="0" r="0" b="0"/>
            <wp:docPr id="1213382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82450" name="Picture 1213382450"/>
                    <pic:cNvPicPr/>
                  </pic:nvPicPr>
                  <pic:blipFill>
                    <a:blip r:embed="rId22">
                      <a:extLst>
                        <a:ext uri="{28A0092B-C50C-407E-A947-70E740481C1C}">
                          <a14:useLocalDpi xmlns:a14="http://schemas.microsoft.com/office/drawing/2010/main" val="0"/>
                        </a:ext>
                      </a:extLst>
                    </a:blip>
                    <a:stretch>
                      <a:fillRect/>
                    </a:stretch>
                  </pic:blipFill>
                  <pic:spPr>
                    <a:xfrm>
                      <a:off x="0" y="0"/>
                      <a:ext cx="5715000" cy="2821940"/>
                    </a:xfrm>
                    <a:prstGeom prst="rect">
                      <a:avLst/>
                    </a:prstGeom>
                  </pic:spPr>
                </pic:pic>
              </a:graphicData>
            </a:graphic>
          </wp:inline>
        </w:drawing>
      </w:r>
      <w:proofErr w:type="gramStart"/>
      <w:r w:rsidRPr="00D01E51">
        <w:rPr>
          <w:rFonts w:ascii="Arial" w:eastAsia="Arial" w:hAnsi="Arial" w:cs="Arial"/>
          <w:b/>
          <w:sz w:val="24"/>
          <w:szCs w:val="24"/>
        </w:rPr>
        <w:t>Figure #.</w:t>
      </w:r>
      <w:proofErr w:type="gramEnd"/>
      <w:r w:rsidRPr="00D01E51">
        <w:rPr>
          <w:rFonts w:ascii="Arial" w:eastAsia="Arial" w:hAnsi="Arial" w:cs="Arial"/>
          <w:b/>
          <w:sz w:val="24"/>
          <w:szCs w:val="24"/>
        </w:rPr>
        <w:t xml:space="preserve"> </w:t>
      </w:r>
      <w:r w:rsidRPr="00D01E51">
        <w:rPr>
          <w:rFonts w:ascii="Arial" w:eastAsia="Arial" w:hAnsi="Arial" w:cs="Arial"/>
          <w:bCs/>
          <w:sz w:val="24"/>
          <w:szCs w:val="24"/>
        </w:rPr>
        <w:t>IPO (Input Process Output) Diagram</w:t>
      </w:r>
    </w:p>
    <w:p w14:paraId="6DF627F2" w14:textId="58F5B3BC" w:rsidR="00D25445" w:rsidRDefault="00A551B5" w:rsidP="00D01E51">
      <w:pPr>
        <w:widowControl/>
        <w:spacing w:line="480" w:lineRule="auto"/>
        <w:jc w:val="both"/>
        <w:rPr>
          <w:rFonts w:ascii="Arial" w:eastAsia="Arial" w:hAnsi="Arial" w:cs="Arial"/>
          <w:sz w:val="24"/>
          <w:szCs w:val="24"/>
        </w:rPr>
      </w:pPr>
      <w:r w:rsidRPr="00D01E51">
        <w:rPr>
          <w:rFonts w:ascii="Arial" w:eastAsia="Arial" w:hAnsi="Arial" w:cs="Arial"/>
          <w:sz w:val="24"/>
          <w:szCs w:val="24"/>
        </w:rPr>
        <w:tab/>
        <w:t xml:space="preserve">This section goes over the Metro 7 Resto Bar Software’s core system. The procedure and module of Metro 7 Resto Bar software are discussed in this part. The figure below uses hierarchical organization chart to depict the systems’ module. The figure chart below is used to depict the modules of the system visually. Modules such as online reservation management, advanced online ordering, inventory </w:t>
      </w:r>
      <w:r w:rsidRPr="00D01E51">
        <w:rPr>
          <w:rFonts w:ascii="Arial" w:eastAsia="Arial" w:hAnsi="Arial" w:cs="Arial"/>
          <w:sz w:val="24"/>
          <w:szCs w:val="24"/>
        </w:rPr>
        <w:lastRenderedPageBreak/>
        <w:t xml:space="preserve">management, user management, order management, and reporting </w:t>
      </w:r>
      <w:proofErr w:type="gramStart"/>
      <w:r w:rsidRPr="00D01E51">
        <w:rPr>
          <w:rFonts w:ascii="Arial" w:eastAsia="Arial" w:hAnsi="Arial" w:cs="Arial"/>
          <w:sz w:val="24"/>
          <w:szCs w:val="24"/>
        </w:rPr>
        <w:t>is</w:t>
      </w:r>
      <w:proofErr w:type="gramEnd"/>
      <w:r w:rsidRPr="00D01E51">
        <w:rPr>
          <w:rFonts w:ascii="Arial" w:eastAsia="Arial" w:hAnsi="Arial" w:cs="Arial"/>
          <w:sz w:val="24"/>
          <w:szCs w:val="24"/>
        </w:rPr>
        <w:t xml:space="preserve"> designed to work seamlessly together. This modular approach ensures flexibility and </w:t>
      </w:r>
      <w:r w:rsidR="005034BD" w:rsidRPr="00D01E51">
        <w:rPr>
          <w:rFonts w:ascii="Arial" w:eastAsia="Arial" w:hAnsi="Arial" w:cs="Arial"/>
          <w:sz w:val="24"/>
          <w:szCs w:val="24"/>
        </w:rPr>
        <w:t>scalability,</w:t>
      </w:r>
      <w:r w:rsidRPr="00D01E51">
        <w:rPr>
          <w:rFonts w:ascii="Arial" w:eastAsia="Arial" w:hAnsi="Arial" w:cs="Arial"/>
          <w:sz w:val="24"/>
          <w:szCs w:val="24"/>
        </w:rPr>
        <w:t xml:space="preserve"> allowing the system to meet the </w:t>
      </w:r>
      <w:r w:rsidR="005034BD" w:rsidRPr="00D01E51">
        <w:rPr>
          <w:rFonts w:ascii="Arial" w:eastAsia="Arial" w:hAnsi="Arial" w:cs="Arial"/>
          <w:sz w:val="24"/>
          <w:szCs w:val="24"/>
        </w:rPr>
        <w:t>restaurant’s</w:t>
      </w:r>
      <w:r w:rsidRPr="00D01E51">
        <w:rPr>
          <w:rFonts w:ascii="Arial" w:eastAsia="Arial" w:hAnsi="Arial" w:cs="Arial"/>
          <w:sz w:val="24"/>
          <w:szCs w:val="24"/>
        </w:rPr>
        <w:t xml:space="preserve"> operational needs and enhance customer service experience.</w:t>
      </w:r>
    </w:p>
    <w:p w14:paraId="76F09DE4" w14:textId="77777777" w:rsidR="00D16CCB" w:rsidRPr="00D01E51" w:rsidRDefault="00D16CCB" w:rsidP="00D01E51">
      <w:pPr>
        <w:widowControl/>
        <w:spacing w:line="480" w:lineRule="auto"/>
        <w:jc w:val="both"/>
        <w:rPr>
          <w:rFonts w:ascii="Arial" w:eastAsia="Arial" w:hAnsi="Arial" w:cs="Arial"/>
          <w:sz w:val="24"/>
          <w:szCs w:val="24"/>
        </w:rPr>
      </w:pPr>
    </w:p>
    <w:p w14:paraId="4D3B244B" w14:textId="7530A163" w:rsidR="00D25445" w:rsidRPr="00682859" w:rsidRDefault="00D25445" w:rsidP="00D01E51">
      <w:pPr>
        <w:pStyle w:val="Heading2"/>
        <w:spacing w:before="0" w:after="0" w:line="480" w:lineRule="auto"/>
        <w:jc w:val="both"/>
        <w:rPr>
          <w:rFonts w:ascii="Arial" w:hAnsi="Arial" w:cs="Arial"/>
          <w:b/>
          <w:color w:val="auto"/>
          <w:sz w:val="24"/>
          <w:szCs w:val="24"/>
        </w:rPr>
      </w:pPr>
      <w:r w:rsidRPr="00682859">
        <w:rPr>
          <w:rFonts w:ascii="Arial" w:hAnsi="Arial" w:cs="Arial"/>
          <w:b/>
          <w:color w:val="auto"/>
          <w:sz w:val="24"/>
          <w:szCs w:val="24"/>
        </w:rPr>
        <w:t>Activity Diagram</w:t>
      </w:r>
    </w:p>
    <w:p w14:paraId="204EFA7C" w14:textId="5A33BAF8" w:rsidR="004758D1" w:rsidRPr="00D01E51" w:rsidRDefault="007D0CE1" w:rsidP="004758D1">
      <w:pPr>
        <w:spacing w:line="480" w:lineRule="auto"/>
        <w:jc w:val="center"/>
        <w:rPr>
          <w:rFonts w:ascii="Arial" w:eastAsia="Arial" w:hAnsi="Arial" w:cs="Arial"/>
          <w:sz w:val="24"/>
          <w:szCs w:val="24"/>
        </w:rPr>
      </w:pPr>
      <w:r w:rsidRPr="00D01E51">
        <w:rPr>
          <w:rFonts w:ascii="Arial" w:eastAsia="Arial" w:hAnsi="Arial" w:cs="Arial"/>
          <w:sz w:val="24"/>
          <w:szCs w:val="24"/>
        </w:rPr>
        <w:t>This section will show the activity flow of each entity in the web-system.</w:t>
      </w:r>
      <w:r w:rsidR="004758D1" w:rsidRPr="004758D1">
        <w:rPr>
          <w:rFonts w:ascii="Arial" w:eastAsia="Arial" w:hAnsi="Arial" w:cs="Arial"/>
          <w:noProof/>
          <w:sz w:val="24"/>
          <w:szCs w:val="24"/>
        </w:rPr>
        <w:t xml:space="preserve"> </w:t>
      </w:r>
      <w:r w:rsidR="004758D1" w:rsidRPr="00D01E51">
        <w:rPr>
          <w:rFonts w:ascii="Arial" w:eastAsia="Arial" w:hAnsi="Arial" w:cs="Arial"/>
          <w:noProof/>
          <w:sz w:val="24"/>
          <w:szCs w:val="24"/>
        </w:rPr>
        <w:drawing>
          <wp:inline distT="0" distB="0" distL="0" distR="0" wp14:anchorId="6449D7DE" wp14:editId="64F53F98">
            <wp:extent cx="1891030" cy="4607560"/>
            <wp:effectExtent l="0" t="0" r="0" b="2540"/>
            <wp:docPr id="1161130133" name="Picture 4"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30133" name="Picture 4" descr="A black background with white square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1891030" cy="4607560"/>
                    </a:xfrm>
                    <a:prstGeom prst="rect">
                      <a:avLst/>
                    </a:prstGeom>
                  </pic:spPr>
                </pic:pic>
              </a:graphicData>
            </a:graphic>
          </wp:inline>
        </w:drawing>
      </w:r>
    </w:p>
    <w:p w14:paraId="3CCCAC07" w14:textId="4F375624" w:rsidR="000E49E6" w:rsidRPr="00D01E51" w:rsidRDefault="000E49E6" w:rsidP="00EF14B8">
      <w:pPr>
        <w:spacing w:line="480" w:lineRule="auto"/>
        <w:jc w:val="center"/>
        <w:rPr>
          <w:rFonts w:ascii="Arial" w:eastAsia="Arial" w:hAnsi="Arial" w:cs="Arial"/>
          <w:sz w:val="24"/>
          <w:szCs w:val="24"/>
        </w:rPr>
      </w:pPr>
      <w:proofErr w:type="gramStart"/>
      <w:r w:rsidRPr="00D01E51">
        <w:rPr>
          <w:rFonts w:ascii="Arial" w:eastAsia="Arial" w:hAnsi="Arial" w:cs="Arial"/>
          <w:b/>
          <w:bCs/>
          <w:sz w:val="24"/>
          <w:szCs w:val="24"/>
        </w:rPr>
        <w:lastRenderedPageBreak/>
        <w:t>Figure #.</w:t>
      </w:r>
      <w:proofErr w:type="gramEnd"/>
      <w:r w:rsidRPr="00D01E51">
        <w:rPr>
          <w:rFonts w:ascii="Arial" w:eastAsia="Arial" w:hAnsi="Arial" w:cs="Arial"/>
          <w:b/>
          <w:bCs/>
          <w:sz w:val="24"/>
          <w:szCs w:val="24"/>
        </w:rPr>
        <w:t xml:space="preserve"> </w:t>
      </w:r>
      <w:r w:rsidRPr="00D01E51">
        <w:rPr>
          <w:rFonts w:ascii="Arial" w:eastAsia="Arial" w:hAnsi="Arial" w:cs="Arial"/>
          <w:sz w:val="24"/>
          <w:szCs w:val="24"/>
        </w:rPr>
        <w:t>Customer Activity Diagram</w:t>
      </w:r>
    </w:p>
    <w:p w14:paraId="367248E4" w14:textId="20B789A3" w:rsidR="00330CE5" w:rsidRPr="00D01E51" w:rsidRDefault="00C70085" w:rsidP="00C70085">
      <w:pPr>
        <w:spacing w:line="480" w:lineRule="auto"/>
        <w:jc w:val="both"/>
        <w:rPr>
          <w:rFonts w:ascii="Arial" w:eastAsia="Arial" w:hAnsi="Arial" w:cs="Arial"/>
          <w:sz w:val="24"/>
          <w:szCs w:val="24"/>
        </w:rPr>
      </w:pPr>
      <w:r>
        <w:rPr>
          <w:rFonts w:ascii="Arial" w:eastAsia="Arial" w:hAnsi="Arial" w:cs="Arial"/>
          <w:sz w:val="24"/>
          <w:szCs w:val="24"/>
        </w:rPr>
        <w:tab/>
      </w:r>
      <w:r w:rsidR="00194569" w:rsidRPr="00D01E51">
        <w:rPr>
          <w:rFonts w:ascii="Arial" w:eastAsia="Arial" w:hAnsi="Arial" w:cs="Arial"/>
          <w:sz w:val="24"/>
          <w:szCs w:val="24"/>
        </w:rPr>
        <w:t xml:space="preserve">The figure above shows the activity flow of users, </w:t>
      </w:r>
      <w:r w:rsidR="005922BA" w:rsidRPr="00D01E51">
        <w:rPr>
          <w:rFonts w:ascii="Arial" w:eastAsia="Arial" w:hAnsi="Arial" w:cs="Arial"/>
          <w:sz w:val="24"/>
          <w:szCs w:val="24"/>
        </w:rPr>
        <w:t>upon</w:t>
      </w:r>
      <w:r w:rsidR="00FB170B" w:rsidRPr="00D01E51">
        <w:rPr>
          <w:rFonts w:ascii="Arial" w:eastAsia="Arial" w:hAnsi="Arial" w:cs="Arial"/>
          <w:sz w:val="24"/>
          <w:szCs w:val="24"/>
        </w:rPr>
        <w:t xml:space="preserve"> accessing the website the users will be able to navigate through the website. </w:t>
      </w:r>
      <w:r w:rsidR="005922BA" w:rsidRPr="00D01E51">
        <w:rPr>
          <w:rFonts w:ascii="Arial" w:eastAsia="Arial" w:hAnsi="Arial" w:cs="Arial"/>
          <w:sz w:val="24"/>
          <w:szCs w:val="24"/>
        </w:rPr>
        <w:t>However,</w:t>
      </w:r>
      <w:r w:rsidR="00FB170B" w:rsidRPr="00D01E51">
        <w:rPr>
          <w:rFonts w:ascii="Arial" w:eastAsia="Arial" w:hAnsi="Arial" w:cs="Arial"/>
          <w:sz w:val="24"/>
          <w:szCs w:val="24"/>
        </w:rPr>
        <w:t xml:space="preserve"> </w:t>
      </w:r>
      <w:proofErr w:type="gramStart"/>
      <w:r w:rsidR="00F4028B" w:rsidRPr="00D01E51">
        <w:rPr>
          <w:rFonts w:ascii="Arial" w:eastAsia="Arial" w:hAnsi="Arial" w:cs="Arial"/>
          <w:sz w:val="24"/>
          <w:szCs w:val="24"/>
        </w:rPr>
        <w:t>in order to</w:t>
      </w:r>
      <w:proofErr w:type="gramEnd"/>
      <w:r w:rsidR="00F4028B" w:rsidRPr="00D01E51">
        <w:rPr>
          <w:rFonts w:ascii="Arial" w:eastAsia="Arial" w:hAnsi="Arial" w:cs="Arial"/>
          <w:sz w:val="24"/>
          <w:szCs w:val="24"/>
        </w:rPr>
        <w:t xml:space="preserve"> use the full features and functions of the website a customer must first log-in or register, afterwards they will be able to make an</w:t>
      </w:r>
      <w:r w:rsidR="005922BA" w:rsidRPr="00D01E51">
        <w:rPr>
          <w:rFonts w:ascii="Arial" w:eastAsia="Arial" w:hAnsi="Arial" w:cs="Arial"/>
          <w:sz w:val="24"/>
          <w:szCs w:val="24"/>
        </w:rPr>
        <w:t xml:space="preserve"> advance order online or make table reservations.</w:t>
      </w:r>
    </w:p>
    <w:p w14:paraId="16893D7C" w14:textId="77777777" w:rsidR="004758D1" w:rsidRDefault="005C4211" w:rsidP="00EF14B8">
      <w:pPr>
        <w:spacing w:line="480" w:lineRule="auto"/>
        <w:jc w:val="center"/>
        <w:rPr>
          <w:rFonts w:ascii="Arial" w:eastAsia="Arial" w:hAnsi="Arial" w:cs="Arial"/>
          <w:b/>
          <w:bCs/>
          <w:sz w:val="24"/>
          <w:szCs w:val="24"/>
        </w:rPr>
      </w:pPr>
      <w:r w:rsidRPr="00D01E51">
        <w:rPr>
          <w:rFonts w:ascii="Arial" w:eastAsia="Arial" w:hAnsi="Arial" w:cs="Arial"/>
          <w:b/>
          <w:bCs/>
          <w:noProof/>
          <w:sz w:val="24"/>
          <w:szCs w:val="24"/>
        </w:rPr>
        <w:drawing>
          <wp:inline distT="0" distB="0" distL="0" distR="0" wp14:anchorId="5644CDB6" wp14:editId="5865FE5A">
            <wp:extent cx="1061085" cy="4013835"/>
            <wp:effectExtent l="0" t="0" r="0" b="5715"/>
            <wp:docPr id="8759197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9790" name="Picture 875919790"/>
                    <pic:cNvPicPr/>
                  </pic:nvPicPr>
                  <pic:blipFill>
                    <a:blip r:embed="rId24">
                      <a:extLst>
                        <a:ext uri="{28A0092B-C50C-407E-A947-70E740481C1C}">
                          <a14:useLocalDpi xmlns:a14="http://schemas.microsoft.com/office/drawing/2010/main" val="0"/>
                        </a:ext>
                      </a:extLst>
                    </a:blip>
                    <a:stretch>
                      <a:fillRect/>
                    </a:stretch>
                  </pic:blipFill>
                  <pic:spPr>
                    <a:xfrm>
                      <a:off x="0" y="0"/>
                      <a:ext cx="1061085" cy="4013835"/>
                    </a:xfrm>
                    <a:prstGeom prst="rect">
                      <a:avLst/>
                    </a:prstGeom>
                  </pic:spPr>
                </pic:pic>
              </a:graphicData>
            </a:graphic>
          </wp:inline>
        </w:drawing>
      </w:r>
    </w:p>
    <w:p w14:paraId="4D2E285C" w14:textId="5BDBB3B0" w:rsidR="00330CE5" w:rsidRPr="00D01E51" w:rsidRDefault="00330CE5" w:rsidP="00EF14B8">
      <w:pPr>
        <w:spacing w:line="480" w:lineRule="auto"/>
        <w:jc w:val="center"/>
        <w:rPr>
          <w:rFonts w:ascii="Arial" w:eastAsia="Arial" w:hAnsi="Arial" w:cs="Arial"/>
          <w:sz w:val="24"/>
          <w:szCs w:val="24"/>
        </w:rPr>
      </w:pPr>
      <w:proofErr w:type="gramStart"/>
      <w:r w:rsidRPr="00D01E51">
        <w:rPr>
          <w:rFonts w:ascii="Arial" w:eastAsia="Arial" w:hAnsi="Arial" w:cs="Arial"/>
          <w:b/>
          <w:bCs/>
          <w:sz w:val="24"/>
          <w:szCs w:val="24"/>
        </w:rPr>
        <w:t>Figure #.</w:t>
      </w:r>
      <w:proofErr w:type="gramEnd"/>
      <w:r w:rsidRPr="00D01E51">
        <w:rPr>
          <w:rFonts w:ascii="Arial" w:eastAsia="Arial" w:hAnsi="Arial" w:cs="Arial"/>
          <w:b/>
          <w:bCs/>
          <w:sz w:val="24"/>
          <w:szCs w:val="24"/>
        </w:rPr>
        <w:t xml:space="preserve"> </w:t>
      </w:r>
      <w:r w:rsidRPr="00D01E51">
        <w:rPr>
          <w:rFonts w:ascii="Arial" w:eastAsia="Arial" w:hAnsi="Arial" w:cs="Arial"/>
          <w:sz w:val="24"/>
          <w:szCs w:val="24"/>
        </w:rPr>
        <w:t>Staff Activity Diagram</w:t>
      </w:r>
    </w:p>
    <w:p w14:paraId="56C6B626" w14:textId="73009B1A" w:rsidR="004758D1" w:rsidRDefault="007826C8" w:rsidP="003C4AA4">
      <w:pPr>
        <w:spacing w:line="480" w:lineRule="auto"/>
        <w:jc w:val="both"/>
        <w:rPr>
          <w:rFonts w:ascii="Arial" w:eastAsia="Arial" w:hAnsi="Arial" w:cs="Arial"/>
          <w:sz w:val="24"/>
          <w:szCs w:val="24"/>
        </w:rPr>
      </w:pPr>
      <w:r w:rsidRPr="00D01E51">
        <w:rPr>
          <w:rFonts w:ascii="Arial" w:eastAsia="Arial" w:hAnsi="Arial" w:cs="Arial"/>
          <w:sz w:val="24"/>
          <w:szCs w:val="24"/>
        </w:rPr>
        <w:tab/>
        <w:t xml:space="preserve">The Figure above shows the </w:t>
      </w:r>
      <w:r w:rsidR="00EA265A" w:rsidRPr="00D01E51">
        <w:rPr>
          <w:rFonts w:ascii="Arial" w:eastAsia="Arial" w:hAnsi="Arial" w:cs="Arial"/>
          <w:sz w:val="24"/>
          <w:szCs w:val="24"/>
        </w:rPr>
        <w:t xml:space="preserve">activity flow of </w:t>
      </w:r>
      <w:r w:rsidR="00B576A8" w:rsidRPr="00D01E51">
        <w:rPr>
          <w:rFonts w:ascii="Arial" w:eastAsia="Arial" w:hAnsi="Arial" w:cs="Arial"/>
          <w:sz w:val="24"/>
          <w:szCs w:val="24"/>
        </w:rPr>
        <w:t xml:space="preserve">cashier and service staff, </w:t>
      </w:r>
      <w:r w:rsidR="00617A33" w:rsidRPr="00D01E51">
        <w:rPr>
          <w:rFonts w:ascii="Arial" w:eastAsia="Arial" w:hAnsi="Arial" w:cs="Arial"/>
          <w:sz w:val="24"/>
          <w:szCs w:val="24"/>
        </w:rPr>
        <w:t xml:space="preserve">upon </w:t>
      </w:r>
      <w:r w:rsidR="00B06074" w:rsidRPr="00D01E51">
        <w:rPr>
          <w:rFonts w:ascii="Arial" w:eastAsia="Arial" w:hAnsi="Arial" w:cs="Arial"/>
          <w:sz w:val="24"/>
          <w:szCs w:val="24"/>
        </w:rPr>
        <w:lastRenderedPageBreak/>
        <w:t>logging in</w:t>
      </w:r>
      <w:r w:rsidR="00FF13C1" w:rsidRPr="00D01E51">
        <w:rPr>
          <w:rFonts w:ascii="Arial" w:eastAsia="Arial" w:hAnsi="Arial" w:cs="Arial"/>
          <w:sz w:val="24"/>
          <w:szCs w:val="24"/>
        </w:rPr>
        <w:t xml:space="preserve"> the cashier and service staff will be redirected to </w:t>
      </w:r>
      <w:r w:rsidR="00A24E25" w:rsidRPr="00D01E51">
        <w:rPr>
          <w:rFonts w:ascii="Arial" w:eastAsia="Arial" w:hAnsi="Arial" w:cs="Arial"/>
          <w:sz w:val="24"/>
          <w:szCs w:val="24"/>
        </w:rPr>
        <w:t xml:space="preserve">the appropriate dashboard being able to </w:t>
      </w:r>
      <w:r w:rsidR="00931EFD" w:rsidRPr="00D01E51">
        <w:rPr>
          <w:rFonts w:ascii="Arial" w:eastAsia="Arial" w:hAnsi="Arial" w:cs="Arial"/>
          <w:sz w:val="24"/>
          <w:szCs w:val="24"/>
        </w:rPr>
        <w:t>process</w:t>
      </w:r>
      <w:r w:rsidR="00A24E25" w:rsidRPr="00D01E51">
        <w:rPr>
          <w:rFonts w:ascii="Arial" w:eastAsia="Arial" w:hAnsi="Arial" w:cs="Arial"/>
          <w:sz w:val="24"/>
          <w:szCs w:val="24"/>
        </w:rPr>
        <w:t xml:space="preserve"> orders from walk-in </w:t>
      </w:r>
      <w:r w:rsidR="00C25650" w:rsidRPr="00D01E51">
        <w:rPr>
          <w:rFonts w:ascii="Arial" w:eastAsia="Arial" w:hAnsi="Arial" w:cs="Arial"/>
          <w:sz w:val="24"/>
          <w:szCs w:val="24"/>
        </w:rPr>
        <w:t>customers</w:t>
      </w:r>
      <w:r w:rsidR="00A24E25" w:rsidRPr="00D01E51">
        <w:rPr>
          <w:rFonts w:ascii="Arial" w:eastAsia="Arial" w:hAnsi="Arial" w:cs="Arial"/>
          <w:sz w:val="24"/>
          <w:szCs w:val="24"/>
        </w:rPr>
        <w:t xml:space="preserve"> </w:t>
      </w:r>
      <w:r w:rsidR="00931EFD" w:rsidRPr="00D01E51">
        <w:rPr>
          <w:rFonts w:ascii="Arial" w:eastAsia="Arial" w:hAnsi="Arial" w:cs="Arial"/>
          <w:sz w:val="24"/>
          <w:szCs w:val="24"/>
        </w:rPr>
        <w:t>and verify payments and orders from online orders.</w:t>
      </w:r>
    </w:p>
    <w:p w14:paraId="34BB03BE" w14:textId="2046B0B0" w:rsidR="00EB39FF" w:rsidRPr="003C4AA4" w:rsidRDefault="004758D1" w:rsidP="004758D1">
      <w:pPr>
        <w:spacing w:line="480" w:lineRule="auto"/>
        <w:jc w:val="center"/>
        <w:rPr>
          <w:rFonts w:ascii="Arial" w:eastAsia="Arial" w:hAnsi="Arial" w:cs="Arial"/>
          <w:sz w:val="24"/>
          <w:szCs w:val="24"/>
        </w:rPr>
      </w:pPr>
      <w:r w:rsidRPr="00D01E51">
        <w:rPr>
          <w:rFonts w:ascii="Arial" w:eastAsia="Arial" w:hAnsi="Arial" w:cs="Arial"/>
          <w:b/>
          <w:bCs/>
          <w:noProof/>
          <w:sz w:val="24"/>
          <w:szCs w:val="24"/>
        </w:rPr>
        <w:drawing>
          <wp:inline distT="0" distB="0" distL="0" distR="0" wp14:anchorId="1F640330" wp14:editId="0472A218">
            <wp:extent cx="4377822" cy="4257675"/>
            <wp:effectExtent l="0" t="0" r="3810" b="0"/>
            <wp:docPr id="453872460" name="Picture 1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72460" name="Picture 11" descr="A screenshot of a computer screen&#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377822" cy="4257675"/>
                    </a:xfrm>
                    <a:prstGeom prst="rect">
                      <a:avLst/>
                    </a:prstGeom>
                  </pic:spPr>
                </pic:pic>
              </a:graphicData>
            </a:graphic>
          </wp:inline>
        </w:drawing>
      </w:r>
    </w:p>
    <w:p w14:paraId="5F7E7E7C" w14:textId="45A59893" w:rsidR="00EB39FF" w:rsidRPr="00D01E51" w:rsidRDefault="00124E57" w:rsidP="00EF14B8">
      <w:pPr>
        <w:spacing w:line="480" w:lineRule="auto"/>
        <w:jc w:val="center"/>
        <w:rPr>
          <w:rFonts w:ascii="Arial" w:eastAsia="Arial" w:hAnsi="Arial" w:cs="Arial"/>
          <w:sz w:val="24"/>
          <w:szCs w:val="24"/>
        </w:rPr>
      </w:pPr>
      <w:proofErr w:type="gramStart"/>
      <w:r w:rsidRPr="00D01E51">
        <w:rPr>
          <w:rFonts w:ascii="Arial" w:eastAsia="Arial" w:hAnsi="Arial" w:cs="Arial"/>
          <w:b/>
          <w:bCs/>
          <w:sz w:val="24"/>
          <w:szCs w:val="24"/>
        </w:rPr>
        <w:t>Figure #.</w:t>
      </w:r>
      <w:proofErr w:type="gramEnd"/>
      <w:r w:rsidRPr="00D01E51">
        <w:rPr>
          <w:rFonts w:ascii="Arial" w:eastAsia="Arial" w:hAnsi="Arial" w:cs="Arial"/>
          <w:sz w:val="24"/>
          <w:szCs w:val="24"/>
        </w:rPr>
        <w:t xml:space="preserve"> Admin Activity Diagram</w:t>
      </w:r>
    </w:p>
    <w:p w14:paraId="216CDEA9" w14:textId="723E179E" w:rsidR="00124E57" w:rsidRDefault="00951AC2" w:rsidP="00D01E51">
      <w:pPr>
        <w:autoSpaceDE/>
        <w:autoSpaceDN/>
        <w:spacing w:line="480" w:lineRule="auto"/>
        <w:jc w:val="both"/>
        <w:rPr>
          <w:rFonts w:ascii="Arial" w:eastAsia="Arial" w:hAnsi="Arial" w:cs="Arial"/>
          <w:sz w:val="24"/>
          <w:szCs w:val="24"/>
        </w:rPr>
      </w:pPr>
      <w:r w:rsidRPr="00D01E51">
        <w:rPr>
          <w:rFonts w:ascii="Arial" w:eastAsia="Arial" w:hAnsi="Arial" w:cs="Arial"/>
          <w:sz w:val="24"/>
          <w:szCs w:val="24"/>
        </w:rPr>
        <w:tab/>
        <w:t xml:space="preserve">The figure above shows the activity flow of admins in the Web-System. Upon login the admin will be </w:t>
      </w:r>
      <w:r w:rsidR="00C25650" w:rsidRPr="00D01E51">
        <w:rPr>
          <w:rFonts w:ascii="Arial" w:eastAsia="Arial" w:hAnsi="Arial" w:cs="Arial"/>
          <w:sz w:val="24"/>
          <w:szCs w:val="24"/>
        </w:rPr>
        <w:t>redirect page to</w:t>
      </w:r>
      <w:r w:rsidRPr="00D01E51">
        <w:rPr>
          <w:rFonts w:ascii="Arial" w:eastAsia="Arial" w:hAnsi="Arial" w:cs="Arial"/>
          <w:sz w:val="24"/>
          <w:szCs w:val="24"/>
        </w:rPr>
        <w:t xml:space="preserve"> the admin dashboard where the admin will be able to access </w:t>
      </w:r>
      <w:r w:rsidR="00A20B02" w:rsidRPr="00D01E51">
        <w:rPr>
          <w:rFonts w:ascii="Arial" w:eastAsia="Arial" w:hAnsi="Arial" w:cs="Arial"/>
          <w:sz w:val="24"/>
          <w:szCs w:val="24"/>
        </w:rPr>
        <w:t xml:space="preserve">the inventory management system where they can manage their stocks, access to user profiles where they will be able to oversee and manage profiles of staff </w:t>
      </w:r>
      <w:r w:rsidR="00A20B02" w:rsidRPr="00D01E51">
        <w:rPr>
          <w:rFonts w:ascii="Arial" w:eastAsia="Arial" w:hAnsi="Arial" w:cs="Arial"/>
          <w:sz w:val="24"/>
          <w:szCs w:val="24"/>
        </w:rPr>
        <w:lastRenderedPageBreak/>
        <w:t xml:space="preserve">and customers, and </w:t>
      </w:r>
      <w:r w:rsidR="00B06074" w:rsidRPr="00D01E51">
        <w:rPr>
          <w:rFonts w:ascii="Arial" w:eastAsia="Arial" w:hAnsi="Arial" w:cs="Arial"/>
          <w:sz w:val="24"/>
          <w:szCs w:val="24"/>
        </w:rPr>
        <w:t>access</w:t>
      </w:r>
      <w:r w:rsidR="00A20B02" w:rsidRPr="00D01E51">
        <w:rPr>
          <w:rFonts w:ascii="Arial" w:eastAsia="Arial" w:hAnsi="Arial" w:cs="Arial"/>
          <w:sz w:val="24"/>
          <w:szCs w:val="24"/>
        </w:rPr>
        <w:t xml:space="preserve"> to product page to add or delete available products.</w:t>
      </w:r>
    </w:p>
    <w:p w14:paraId="25FC61EE" w14:textId="77777777" w:rsidR="00D16CCB" w:rsidRPr="00D01E51" w:rsidRDefault="00D16CCB" w:rsidP="00D01E51">
      <w:pPr>
        <w:autoSpaceDE/>
        <w:autoSpaceDN/>
        <w:spacing w:line="480" w:lineRule="auto"/>
        <w:jc w:val="both"/>
        <w:rPr>
          <w:rFonts w:ascii="Arial" w:eastAsia="Arial" w:hAnsi="Arial" w:cs="Arial"/>
          <w:sz w:val="24"/>
          <w:szCs w:val="24"/>
        </w:rPr>
      </w:pPr>
    </w:p>
    <w:p w14:paraId="00000136" w14:textId="0115C368" w:rsidR="00476E63" w:rsidRPr="00682859" w:rsidRDefault="00647E6E" w:rsidP="004758D1">
      <w:pPr>
        <w:pStyle w:val="Heading2"/>
        <w:spacing w:before="0" w:after="0" w:line="480" w:lineRule="auto"/>
        <w:rPr>
          <w:rFonts w:ascii="Arial" w:eastAsia="Arial" w:hAnsi="Arial" w:cs="Arial"/>
          <w:b/>
          <w:color w:val="auto"/>
          <w:sz w:val="24"/>
          <w:szCs w:val="24"/>
        </w:rPr>
      </w:pPr>
      <w:r w:rsidRPr="00682859">
        <w:rPr>
          <w:rFonts w:ascii="Arial" w:eastAsia="Arial" w:hAnsi="Arial" w:cs="Arial"/>
          <w:b/>
          <w:color w:val="auto"/>
          <w:sz w:val="24"/>
          <w:szCs w:val="24"/>
        </w:rPr>
        <w:t>Block Diagram</w:t>
      </w:r>
    </w:p>
    <w:p w14:paraId="0726B515" w14:textId="77777777" w:rsidR="00431C8D" w:rsidRDefault="00431C8D" w:rsidP="00EF14B8">
      <w:pPr>
        <w:spacing w:line="480" w:lineRule="auto"/>
        <w:jc w:val="center"/>
        <w:rPr>
          <w:rFonts w:ascii="Arial" w:eastAsia="Arial" w:hAnsi="Arial" w:cs="Arial"/>
          <w:b/>
          <w:sz w:val="24"/>
          <w:szCs w:val="24"/>
        </w:rPr>
      </w:pPr>
      <w:r>
        <w:rPr>
          <w:rFonts w:ascii="Arial" w:eastAsia="Arial" w:hAnsi="Arial" w:cs="Arial"/>
          <w:b/>
          <w:noProof/>
          <w:sz w:val="24"/>
          <w:szCs w:val="24"/>
        </w:rPr>
        <w:drawing>
          <wp:inline distT="0" distB="0" distL="0" distR="0" wp14:anchorId="38CBF240" wp14:editId="031955D9">
            <wp:extent cx="3185160" cy="346368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3185160" cy="3463685"/>
                    </a:xfrm>
                    <a:prstGeom prst="rect">
                      <a:avLst/>
                    </a:prstGeom>
                  </pic:spPr>
                </pic:pic>
              </a:graphicData>
            </a:graphic>
          </wp:inline>
        </w:drawing>
      </w:r>
    </w:p>
    <w:p w14:paraId="00000138" w14:textId="14511F33" w:rsidR="00476E63" w:rsidRPr="00D01E51" w:rsidRDefault="00A551B5" w:rsidP="00EF14B8">
      <w:pPr>
        <w:spacing w:line="480" w:lineRule="auto"/>
        <w:jc w:val="center"/>
        <w:rPr>
          <w:rFonts w:ascii="Arial" w:eastAsia="Arial" w:hAnsi="Arial" w:cs="Arial"/>
          <w:sz w:val="24"/>
          <w:szCs w:val="24"/>
        </w:rPr>
      </w:pPr>
      <w:r w:rsidRPr="00D01E51">
        <w:rPr>
          <w:rFonts w:ascii="Arial" w:eastAsia="Arial" w:hAnsi="Arial" w:cs="Arial"/>
          <w:b/>
          <w:sz w:val="24"/>
          <w:szCs w:val="24"/>
        </w:rPr>
        <w:t xml:space="preserve">FIGURE #. </w:t>
      </w:r>
      <w:r w:rsidR="00647E6E" w:rsidRPr="00D01E51">
        <w:rPr>
          <w:rFonts w:ascii="Arial" w:eastAsia="Arial" w:hAnsi="Arial" w:cs="Arial"/>
          <w:sz w:val="24"/>
          <w:szCs w:val="24"/>
        </w:rPr>
        <w:t>Customer Access Block Diagram</w:t>
      </w:r>
    </w:p>
    <w:p w14:paraId="38CCFEC8" w14:textId="77777777" w:rsidR="00C25650" w:rsidRDefault="00A551B5" w:rsidP="00D01E51">
      <w:pPr>
        <w:spacing w:line="480" w:lineRule="auto"/>
        <w:jc w:val="both"/>
        <w:rPr>
          <w:rFonts w:ascii="Arial" w:eastAsia="Arial" w:hAnsi="Arial" w:cs="Arial"/>
          <w:b/>
          <w:noProof/>
          <w:sz w:val="24"/>
          <w:szCs w:val="24"/>
        </w:rPr>
      </w:pPr>
      <w:r w:rsidRPr="00D01E51">
        <w:rPr>
          <w:rFonts w:ascii="Arial" w:eastAsia="Arial" w:hAnsi="Arial" w:cs="Arial"/>
          <w:sz w:val="24"/>
          <w:szCs w:val="24"/>
        </w:rPr>
        <w:tab/>
        <w:t xml:space="preserve">The figure above illustrates the structured organization of customer access within the web-based management system. It shows the levels of customer access and specific features that are available to a registered user. Registered users can view and edit their profile page, giving them a personal space within the web-system. In addition, customers have full access to the online reservation system, allowing them to book a table in advance. Registered users also have full access to </w:t>
      </w:r>
      <w:r w:rsidR="005034BD" w:rsidRPr="00D01E51">
        <w:rPr>
          <w:rFonts w:ascii="Arial" w:eastAsia="Arial" w:hAnsi="Arial" w:cs="Arial"/>
          <w:sz w:val="24"/>
          <w:szCs w:val="24"/>
        </w:rPr>
        <w:t>an online</w:t>
      </w:r>
      <w:r w:rsidRPr="00D01E51">
        <w:rPr>
          <w:rFonts w:ascii="Arial" w:eastAsia="Arial" w:hAnsi="Arial" w:cs="Arial"/>
          <w:sz w:val="24"/>
          <w:szCs w:val="24"/>
        </w:rPr>
        <w:t xml:space="preserve"> </w:t>
      </w:r>
      <w:r w:rsidRPr="00D01E51">
        <w:rPr>
          <w:rFonts w:ascii="Arial" w:eastAsia="Arial" w:hAnsi="Arial" w:cs="Arial"/>
          <w:sz w:val="24"/>
          <w:szCs w:val="24"/>
        </w:rPr>
        <w:lastRenderedPageBreak/>
        <w:t>ordering system, allowing them to browse the product menu, place orders in advance by paying a specific amount based on the sum of the order. This chart is essential for understanding the access of the customer, ensuring that the user can efficiently operate and use every available function of the website system.</w:t>
      </w:r>
      <w:r w:rsidR="00C25650" w:rsidRPr="00C25650">
        <w:rPr>
          <w:rFonts w:ascii="Arial" w:eastAsia="Arial" w:hAnsi="Arial" w:cs="Arial"/>
          <w:b/>
          <w:noProof/>
          <w:sz w:val="24"/>
          <w:szCs w:val="24"/>
        </w:rPr>
        <w:t xml:space="preserve"> </w:t>
      </w:r>
    </w:p>
    <w:p w14:paraId="638F815F" w14:textId="4AA0608A" w:rsidR="00431C8D" w:rsidRPr="00C25650" w:rsidRDefault="00C25650" w:rsidP="00C25650">
      <w:pPr>
        <w:spacing w:line="480" w:lineRule="auto"/>
        <w:jc w:val="center"/>
        <w:rPr>
          <w:rFonts w:ascii="Arial" w:eastAsia="Arial" w:hAnsi="Arial" w:cs="Arial"/>
          <w:sz w:val="24"/>
          <w:szCs w:val="24"/>
        </w:rPr>
      </w:pPr>
      <w:r w:rsidRPr="00682859">
        <w:rPr>
          <w:rFonts w:ascii="Arial" w:eastAsia="Arial" w:hAnsi="Arial" w:cs="Arial"/>
          <w:b/>
          <w:noProof/>
          <w:sz w:val="24"/>
          <w:szCs w:val="24"/>
        </w:rPr>
        <w:drawing>
          <wp:inline distT="0" distB="0" distL="0" distR="0" wp14:anchorId="426AEFF6" wp14:editId="67B572F2">
            <wp:extent cx="5715000" cy="3155950"/>
            <wp:effectExtent l="0" t="0" r="0" b="6350"/>
            <wp:docPr id="3" name="Picture 3"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syste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15000" cy="3155950"/>
                    </a:xfrm>
                    <a:prstGeom prst="rect">
                      <a:avLst/>
                    </a:prstGeom>
                  </pic:spPr>
                </pic:pic>
              </a:graphicData>
            </a:graphic>
          </wp:inline>
        </w:drawing>
      </w:r>
    </w:p>
    <w:p w14:paraId="0000013B" w14:textId="4AE58E43" w:rsidR="00476E63" w:rsidRPr="00D01E51" w:rsidRDefault="00A551B5" w:rsidP="00EF14B8">
      <w:pPr>
        <w:widowControl/>
        <w:spacing w:line="480" w:lineRule="auto"/>
        <w:jc w:val="center"/>
        <w:rPr>
          <w:rFonts w:ascii="Arial" w:eastAsia="Arial" w:hAnsi="Arial" w:cs="Arial"/>
          <w:sz w:val="24"/>
          <w:szCs w:val="24"/>
        </w:rPr>
      </w:pPr>
      <w:proofErr w:type="gramStart"/>
      <w:r w:rsidRPr="00D01E51">
        <w:rPr>
          <w:rFonts w:ascii="Arial" w:eastAsia="Arial" w:hAnsi="Arial" w:cs="Arial"/>
          <w:b/>
          <w:sz w:val="24"/>
          <w:szCs w:val="24"/>
        </w:rPr>
        <w:t>Figure #.</w:t>
      </w:r>
      <w:proofErr w:type="gramEnd"/>
      <w:r w:rsidRPr="00D01E51">
        <w:rPr>
          <w:rFonts w:ascii="Arial" w:eastAsia="Arial" w:hAnsi="Arial" w:cs="Arial"/>
          <w:b/>
          <w:sz w:val="24"/>
          <w:szCs w:val="24"/>
        </w:rPr>
        <w:t xml:space="preserve"> </w:t>
      </w:r>
      <w:r w:rsidR="00647E6E" w:rsidRPr="00D01E51">
        <w:rPr>
          <w:rFonts w:ascii="Arial" w:eastAsia="Arial" w:hAnsi="Arial" w:cs="Arial"/>
          <w:sz w:val="24"/>
          <w:szCs w:val="24"/>
        </w:rPr>
        <w:t>Staff Access Block Diagram</w:t>
      </w:r>
    </w:p>
    <w:p w14:paraId="72694679" w14:textId="77777777" w:rsidR="004758D1" w:rsidRDefault="00A551B5" w:rsidP="00D01E51">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This page is exclusive for Staffs, when user is Authenticated as Staff, they will be routed to Staff site. Users with Staff Authentication will have full access to this page, they will be granted access to several features such as obtaining customers’ orders and details, allowing them to view existing and incoming orders online and locally. They can also view reservation details to cancel reservations and if customers arrive on time, they will mark the reservation as fulfilled. They also have access to Staff’s </w:t>
      </w:r>
      <w:r w:rsidRPr="00D01E51">
        <w:rPr>
          <w:rFonts w:ascii="Arial" w:eastAsia="Arial" w:hAnsi="Arial" w:cs="Arial"/>
          <w:sz w:val="24"/>
          <w:szCs w:val="24"/>
        </w:rPr>
        <w:lastRenderedPageBreak/>
        <w:t>profile details where they can time in or time out for daily attendance as well as update their profile.</w:t>
      </w:r>
    </w:p>
    <w:p w14:paraId="0000013F" w14:textId="348D9318" w:rsidR="00476E63" w:rsidRPr="00D01E51" w:rsidRDefault="004758D1" w:rsidP="004758D1">
      <w:pPr>
        <w:widowControl/>
        <w:spacing w:line="480" w:lineRule="auto"/>
        <w:jc w:val="center"/>
        <w:rPr>
          <w:rFonts w:ascii="Arial" w:eastAsia="Arial" w:hAnsi="Arial" w:cs="Arial"/>
          <w:sz w:val="24"/>
          <w:szCs w:val="24"/>
        </w:rPr>
      </w:pPr>
      <w:r w:rsidRPr="00D01E51">
        <w:rPr>
          <w:rFonts w:ascii="Arial" w:eastAsia="Arial" w:hAnsi="Arial" w:cs="Arial"/>
          <w:noProof/>
          <w:sz w:val="24"/>
          <w:szCs w:val="24"/>
        </w:rPr>
        <w:drawing>
          <wp:inline distT="0" distB="0" distL="0" distR="0" wp14:anchorId="50D2A2CA" wp14:editId="426F33EE">
            <wp:extent cx="5715000" cy="3929380"/>
            <wp:effectExtent l="0" t="0" r="0" b="0"/>
            <wp:docPr id="859187335"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87335" name="Picture 2" descr="A screenshot of a computer scree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15000" cy="3929380"/>
                    </a:xfrm>
                    <a:prstGeom prst="rect">
                      <a:avLst/>
                    </a:prstGeom>
                  </pic:spPr>
                </pic:pic>
              </a:graphicData>
            </a:graphic>
          </wp:inline>
        </w:drawing>
      </w:r>
    </w:p>
    <w:p w14:paraId="00000140" w14:textId="39052411" w:rsidR="00476E63" w:rsidRPr="00D01E51" w:rsidRDefault="00A551B5" w:rsidP="00EF14B8">
      <w:pPr>
        <w:widowControl/>
        <w:spacing w:line="480" w:lineRule="auto"/>
        <w:jc w:val="center"/>
        <w:rPr>
          <w:rFonts w:ascii="Arial" w:eastAsia="Arial" w:hAnsi="Arial" w:cs="Arial"/>
          <w:sz w:val="24"/>
          <w:szCs w:val="24"/>
        </w:rPr>
      </w:pPr>
      <w:proofErr w:type="gramStart"/>
      <w:r w:rsidRPr="00D01E51">
        <w:rPr>
          <w:rFonts w:ascii="Arial" w:eastAsia="Arial" w:hAnsi="Arial" w:cs="Arial"/>
          <w:b/>
          <w:sz w:val="24"/>
          <w:szCs w:val="24"/>
        </w:rPr>
        <w:t>Figure #.</w:t>
      </w:r>
      <w:proofErr w:type="gramEnd"/>
      <w:r w:rsidRPr="00D01E51">
        <w:rPr>
          <w:rFonts w:ascii="Arial" w:eastAsia="Arial" w:hAnsi="Arial" w:cs="Arial"/>
          <w:b/>
          <w:sz w:val="24"/>
          <w:szCs w:val="24"/>
        </w:rPr>
        <w:t xml:space="preserve"> </w:t>
      </w:r>
      <w:r w:rsidR="00647E6E" w:rsidRPr="00D01E51">
        <w:rPr>
          <w:rFonts w:ascii="Arial" w:eastAsia="Arial" w:hAnsi="Arial" w:cs="Arial"/>
          <w:sz w:val="24"/>
          <w:szCs w:val="24"/>
        </w:rPr>
        <w:t>Admin Access Block Diagram</w:t>
      </w:r>
    </w:p>
    <w:p w14:paraId="00000141" w14:textId="24A73C50" w:rsidR="00476E63" w:rsidRPr="00D01E51" w:rsidRDefault="00A551B5" w:rsidP="00D01E51">
      <w:pPr>
        <w:widowControl/>
        <w:spacing w:line="480" w:lineRule="auto"/>
        <w:jc w:val="both"/>
        <w:rPr>
          <w:rFonts w:ascii="Arial" w:eastAsia="Arial" w:hAnsi="Arial" w:cs="Arial"/>
          <w:sz w:val="24"/>
          <w:szCs w:val="24"/>
        </w:rPr>
      </w:pPr>
      <w:r w:rsidRPr="00D01E51">
        <w:rPr>
          <w:rFonts w:ascii="Arial" w:eastAsia="Arial" w:hAnsi="Arial" w:cs="Arial"/>
          <w:sz w:val="24"/>
          <w:szCs w:val="24"/>
        </w:rPr>
        <w:tab/>
        <w:t xml:space="preserve">The Login Admin Hierarchical Chart provides a detailed view of the administrative access structure within the web-based management system. This chart shows the various </w:t>
      </w:r>
      <w:r w:rsidR="005034BD" w:rsidRPr="00D01E51">
        <w:rPr>
          <w:rFonts w:ascii="Arial" w:eastAsia="Arial" w:hAnsi="Arial" w:cs="Arial"/>
          <w:sz w:val="24"/>
          <w:szCs w:val="24"/>
        </w:rPr>
        <w:t>levels</w:t>
      </w:r>
      <w:r w:rsidRPr="00D01E51">
        <w:rPr>
          <w:rFonts w:ascii="Arial" w:eastAsia="Arial" w:hAnsi="Arial" w:cs="Arial"/>
          <w:sz w:val="24"/>
          <w:szCs w:val="24"/>
        </w:rPr>
        <w:t xml:space="preserve"> of admin access and their functionalities. Admins have full access to all features, including user and employee management, allowing them to create, update and delete profiles, a product page to add or remove a product from the menu, the inventory page where the full value of the stock will be shown as well </w:t>
      </w:r>
      <w:r w:rsidRPr="00D01E51">
        <w:rPr>
          <w:rFonts w:ascii="Arial" w:eastAsia="Arial" w:hAnsi="Arial" w:cs="Arial"/>
          <w:sz w:val="24"/>
          <w:szCs w:val="24"/>
        </w:rPr>
        <w:lastRenderedPageBreak/>
        <w:t>as every item in their inventory, the admin also has the ability to create, update and delete items. A view of the orders list where admins can refund or cancel specific orders if need be and a sales page to oversee the sales revenue analysis.</w:t>
      </w:r>
    </w:p>
    <w:p w14:paraId="245717D1" w14:textId="4B4574FB" w:rsidR="005034BD" w:rsidRPr="00D01E51" w:rsidRDefault="005034BD" w:rsidP="00D01E51">
      <w:pPr>
        <w:widowControl/>
        <w:spacing w:line="480" w:lineRule="auto"/>
        <w:jc w:val="both"/>
        <w:rPr>
          <w:rFonts w:ascii="Arial" w:eastAsia="Arial" w:hAnsi="Arial" w:cs="Arial"/>
          <w:sz w:val="24"/>
          <w:szCs w:val="24"/>
        </w:rPr>
      </w:pPr>
    </w:p>
    <w:p w14:paraId="3D9434C2" w14:textId="77777777" w:rsidR="004758D1" w:rsidRDefault="00A551B5" w:rsidP="004758D1">
      <w:pPr>
        <w:pStyle w:val="Heading2"/>
        <w:spacing w:before="0" w:after="0" w:line="480" w:lineRule="auto"/>
        <w:rPr>
          <w:rFonts w:ascii="Arial" w:eastAsia="Arial" w:hAnsi="Arial" w:cs="Arial"/>
          <w:b/>
          <w:color w:val="auto"/>
          <w:sz w:val="24"/>
          <w:szCs w:val="24"/>
        </w:rPr>
      </w:pPr>
      <w:commentRangeStart w:id="13"/>
      <w:r w:rsidRPr="00682859">
        <w:rPr>
          <w:rFonts w:ascii="Arial" w:eastAsia="Arial" w:hAnsi="Arial" w:cs="Arial"/>
          <w:b/>
          <w:color w:val="auto"/>
          <w:sz w:val="24"/>
          <w:szCs w:val="24"/>
        </w:rPr>
        <w:t>System Architecture</w:t>
      </w:r>
      <w:commentRangeEnd w:id="13"/>
    </w:p>
    <w:p w14:paraId="00000143" w14:textId="17E16960" w:rsidR="00476E63" w:rsidRPr="00682859" w:rsidRDefault="00A551B5" w:rsidP="004758D1">
      <w:pPr>
        <w:pStyle w:val="Heading2"/>
        <w:spacing w:before="0" w:after="0" w:line="480" w:lineRule="auto"/>
        <w:jc w:val="center"/>
        <w:rPr>
          <w:rFonts w:ascii="Arial" w:eastAsia="Arial" w:hAnsi="Arial" w:cs="Arial"/>
          <w:b/>
          <w:color w:val="auto"/>
          <w:sz w:val="24"/>
          <w:szCs w:val="24"/>
        </w:rPr>
      </w:pPr>
      <w:r w:rsidRPr="00682859">
        <w:rPr>
          <w:rFonts w:ascii="Arial" w:hAnsi="Arial" w:cs="Arial"/>
          <w:b/>
          <w:color w:val="auto"/>
          <w:sz w:val="24"/>
          <w:szCs w:val="24"/>
        </w:rPr>
        <w:commentReference w:id="13"/>
      </w:r>
      <w:r w:rsidR="00D05297" w:rsidRPr="00682859">
        <w:rPr>
          <w:rFonts w:ascii="Arial" w:hAnsi="Arial" w:cs="Arial"/>
          <w:b/>
          <w:noProof/>
          <w:color w:val="auto"/>
          <w:sz w:val="24"/>
          <w:szCs w:val="24"/>
        </w:rPr>
        <w:drawing>
          <wp:inline distT="0" distB="0" distL="0" distR="0" wp14:anchorId="1F298619" wp14:editId="752497D3">
            <wp:extent cx="4838700" cy="3131820"/>
            <wp:effectExtent l="0" t="0" r="0" b="0"/>
            <wp:docPr id="1" name="Picture 1" descr="Common layers for an information system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layers for an information system applic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8700" cy="3131820"/>
                    </a:xfrm>
                    <a:prstGeom prst="rect">
                      <a:avLst/>
                    </a:prstGeom>
                    <a:noFill/>
                    <a:ln>
                      <a:noFill/>
                    </a:ln>
                  </pic:spPr>
                </pic:pic>
              </a:graphicData>
            </a:graphic>
          </wp:inline>
        </w:drawing>
      </w:r>
    </w:p>
    <w:p w14:paraId="00000144" w14:textId="05A4789C" w:rsidR="00476E63" w:rsidRPr="00D01E51" w:rsidRDefault="00A551B5" w:rsidP="00682859">
      <w:pPr>
        <w:widowControl/>
        <w:spacing w:line="480" w:lineRule="auto"/>
        <w:jc w:val="center"/>
        <w:rPr>
          <w:rFonts w:ascii="Arial" w:eastAsia="Arial" w:hAnsi="Arial" w:cs="Arial"/>
          <w:sz w:val="24"/>
          <w:szCs w:val="24"/>
        </w:rPr>
      </w:pPr>
      <w:proofErr w:type="gramStart"/>
      <w:r w:rsidRPr="00D01E51">
        <w:rPr>
          <w:rFonts w:ascii="Arial" w:eastAsia="Arial" w:hAnsi="Arial" w:cs="Arial"/>
          <w:b/>
          <w:sz w:val="24"/>
          <w:szCs w:val="24"/>
        </w:rPr>
        <w:t>Figure #.</w:t>
      </w:r>
      <w:proofErr w:type="gramEnd"/>
      <w:r w:rsidRPr="00D01E51">
        <w:rPr>
          <w:rFonts w:ascii="Arial" w:eastAsia="Arial" w:hAnsi="Arial" w:cs="Arial"/>
          <w:b/>
          <w:sz w:val="24"/>
          <w:szCs w:val="24"/>
        </w:rPr>
        <w:t xml:space="preserve"> </w:t>
      </w:r>
      <w:r w:rsidR="00D05297" w:rsidRPr="00D01E51">
        <w:rPr>
          <w:rFonts w:ascii="Arial" w:eastAsia="Arial" w:hAnsi="Arial" w:cs="Arial"/>
          <w:sz w:val="24"/>
          <w:szCs w:val="24"/>
        </w:rPr>
        <w:t>Layered</w:t>
      </w:r>
      <w:r w:rsidRPr="00D01E51">
        <w:rPr>
          <w:rFonts w:ascii="Arial" w:eastAsia="Arial" w:hAnsi="Arial" w:cs="Arial"/>
          <w:sz w:val="24"/>
          <w:szCs w:val="24"/>
        </w:rPr>
        <w:t xml:space="preserve"> Architecture</w:t>
      </w:r>
      <w:r w:rsidR="00D05297" w:rsidRPr="00D01E51">
        <w:rPr>
          <w:rFonts w:ascii="Arial" w:eastAsia="Arial" w:hAnsi="Arial" w:cs="Arial"/>
          <w:sz w:val="24"/>
          <w:szCs w:val="24"/>
        </w:rPr>
        <w:t xml:space="preserve"> source: </w:t>
      </w:r>
      <w:hyperlink r:id="rId30" w:history="1">
        <w:r w:rsidR="00D05297" w:rsidRPr="00D01E51">
          <w:rPr>
            <w:rStyle w:val="Hyperlink"/>
            <w:rFonts w:ascii="Arial" w:eastAsia="Arial" w:hAnsi="Arial" w:cs="Arial"/>
            <w:color w:val="auto"/>
            <w:sz w:val="24"/>
            <w:szCs w:val="24"/>
          </w:rPr>
          <w:t>cs.jemu.edu</w:t>
        </w:r>
      </w:hyperlink>
    </w:p>
    <w:p w14:paraId="00000145" w14:textId="019A80D7" w:rsidR="00476E63" w:rsidRPr="00D01E51" w:rsidRDefault="00A551B5" w:rsidP="00D01E51">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The system architecture shown in the </w:t>
      </w:r>
      <w:r w:rsidRPr="00D01E51">
        <w:rPr>
          <w:rFonts w:ascii="Arial" w:eastAsia="Arial" w:hAnsi="Arial" w:cs="Arial"/>
          <w:b/>
          <w:sz w:val="24"/>
          <w:szCs w:val="24"/>
        </w:rPr>
        <w:t>figure #</w:t>
      </w:r>
      <w:r w:rsidRPr="00D01E51">
        <w:rPr>
          <w:rFonts w:ascii="Arial" w:eastAsia="Arial" w:hAnsi="Arial" w:cs="Arial"/>
          <w:sz w:val="24"/>
          <w:szCs w:val="24"/>
        </w:rPr>
        <w:t xml:space="preserve"> shows the process of how the system works. </w:t>
      </w:r>
      <w:r w:rsidR="0007796F" w:rsidRPr="00D01E51">
        <w:rPr>
          <w:rFonts w:ascii="Arial" w:eastAsia="Arial" w:hAnsi="Arial" w:cs="Arial"/>
          <w:sz w:val="24"/>
          <w:szCs w:val="24"/>
        </w:rPr>
        <w:t xml:space="preserve">The presentation layer would be the Customer UI where they would be able to interact with the front-end of the system, this layer would allow the Users to interact with the business layer through the Point of Sales system or ordering system of the cashier and service staff. The business Layer may interact with the service layer </w:t>
      </w:r>
      <w:r w:rsidR="0007796F" w:rsidRPr="00D01E51">
        <w:rPr>
          <w:rFonts w:ascii="Arial" w:eastAsia="Arial" w:hAnsi="Arial" w:cs="Arial"/>
          <w:sz w:val="24"/>
          <w:szCs w:val="24"/>
        </w:rPr>
        <w:lastRenderedPageBreak/>
        <w:t xml:space="preserve">in this system case would be the admin interface where the admin can check the access levels of each </w:t>
      </w:r>
      <w:r w:rsidR="00C25650" w:rsidRPr="00D01E51">
        <w:rPr>
          <w:rFonts w:ascii="Arial" w:eastAsia="Arial" w:hAnsi="Arial" w:cs="Arial"/>
          <w:sz w:val="24"/>
          <w:szCs w:val="24"/>
        </w:rPr>
        <w:t>user</w:t>
      </w:r>
      <w:r w:rsidR="0007796F" w:rsidRPr="00D01E51">
        <w:rPr>
          <w:rFonts w:ascii="Arial" w:eastAsia="Arial" w:hAnsi="Arial" w:cs="Arial"/>
          <w:sz w:val="24"/>
          <w:szCs w:val="24"/>
        </w:rPr>
        <w:t xml:space="preserve"> </w:t>
      </w:r>
      <w:proofErr w:type="gramStart"/>
      <w:r w:rsidR="0007796F" w:rsidRPr="00D01E51">
        <w:rPr>
          <w:rFonts w:ascii="Arial" w:eastAsia="Arial" w:hAnsi="Arial" w:cs="Arial"/>
          <w:sz w:val="24"/>
          <w:szCs w:val="24"/>
        </w:rPr>
        <w:t xml:space="preserve">and </w:t>
      </w:r>
      <w:r w:rsidR="00C25650" w:rsidRPr="00D01E51">
        <w:rPr>
          <w:rFonts w:ascii="Arial" w:eastAsia="Arial" w:hAnsi="Arial" w:cs="Arial"/>
          <w:sz w:val="24"/>
          <w:szCs w:val="24"/>
        </w:rPr>
        <w:t>also</w:t>
      </w:r>
      <w:proofErr w:type="gramEnd"/>
      <w:r w:rsidR="00C25650" w:rsidRPr="00D01E51">
        <w:rPr>
          <w:rFonts w:ascii="Arial" w:eastAsia="Arial" w:hAnsi="Arial" w:cs="Arial"/>
          <w:sz w:val="24"/>
          <w:szCs w:val="24"/>
        </w:rPr>
        <w:t xml:space="preserve"> use</w:t>
      </w:r>
      <w:r w:rsidR="0007796F" w:rsidRPr="00D01E51">
        <w:rPr>
          <w:rFonts w:ascii="Arial" w:eastAsia="Arial" w:hAnsi="Arial" w:cs="Arial"/>
          <w:sz w:val="24"/>
          <w:szCs w:val="24"/>
        </w:rPr>
        <w:t xml:space="preserve"> the business layer. Below the service layer would be the persistence layer, the database where all the data is </w:t>
      </w:r>
      <w:r w:rsidR="00C25650" w:rsidRPr="00D01E51">
        <w:rPr>
          <w:rFonts w:ascii="Arial" w:eastAsia="Arial" w:hAnsi="Arial" w:cs="Arial"/>
          <w:sz w:val="24"/>
          <w:szCs w:val="24"/>
        </w:rPr>
        <w:t>saved,</w:t>
      </w:r>
      <w:r w:rsidR="0007796F" w:rsidRPr="00D01E51">
        <w:rPr>
          <w:rFonts w:ascii="Arial" w:eastAsia="Arial" w:hAnsi="Arial" w:cs="Arial"/>
          <w:sz w:val="24"/>
          <w:szCs w:val="24"/>
        </w:rPr>
        <w:t xml:space="preserve"> </w:t>
      </w:r>
      <w:r w:rsidR="00712C3E" w:rsidRPr="00D01E51">
        <w:rPr>
          <w:rFonts w:ascii="Arial" w:eastAsia="Arial" w:hAnsi="Arial" w:cs="Arial"/>
          <w:sz w:val="24"/>
          <w:szCs w:val="24"/>
        </w:rPr>
        <w:t>such as the data for the inventory management system that allows the availability of product for the service and business layers.</w:t>
      </w:r>
    </w:p>
    <w:p w14:paraId="04D46BD0" w14:textId="77777777" w:rsidR="005034BD" w:rsidRPr="00D01E51" w:rsidRDefault="005034BD" w:rsidP="00D01E51">
      <w:pPr>
        <w:widowControl/>
        <w:spacing w:line="480" w:lineRule="auto"/>
        <w:jc w:val="both"/>
        <w:rPr>
          <w:rFonts w:ascii="Arial" w:eastAsia="Arial" w:hAnsi="Arial" w:cs="Arial"/>
          <w:sz w:val="24"/>
          <w:szCs w:val="24"/>
        </w:rPr>
      </w:pPr>
    </w:p>
    <w:p w14:paraId="1F585D17" w14:textId="070B1BCE" w:rsidR="00720873" w:rsidRPr="008D677B" w:rsidRDefault="00A551B5" w:rsidP="008D677B">
      <w:pPr>
        <w:pStyle w:val="Heading2"/>
        <w:spacing w:before="0" w:after="0" w:line="480" w:lineRule="auto"/>
        <w:jc w:val="both"/>
        <w:rPr>
          <w:rFonts w:ascii="Arial" w:eastAsia="Arial" w:hAnsi="Arial" w:cs="Arial"/>
          <w:b/>
          <w:color w:val="auto"/>
          <w:sz w:val="24"/>
          <w:szCs w:val="24"/>
        </w:rPr>
      </w:pPr>
      <w:r w:rsidRPr="00682859">
        <w:rPr>
          <w:rFonts w:ascii="Arial" w:eastAsia="Arial" w:hAnsi="Arial" w:cs="Arial"/>
          <w:b/>
          <w:color w:val="auto"/>
          <w:sz w:val="24"/>
          <w:szCs w:val="24"/>
        </w:rPr>
        <w:t xml:space="preserve">Entity-Relationship </w:t>
      </w:r>
      <w:sdt>
        <w:sdtPr>
          <w:rPr>
            <w:rFonts w:ascii="Arial" w:hAnsi="Arial" w:cs="Arial"/>
            <w:b/>
            <w:color w:val="auto"/>
            <w:sz w:val="24"/>
            <w:szCs w:val="24"/>
          </w:rPr>
          <w:tag w:val="goog_rdk_69"/>
          <w:id w:val="464400492"/>
        </w:sdtPr>
        <w:sdtContent/>
      </w:sdt>
      <w:r w:rsidRPr="00682859">
        <w:rPr>
          <w:rFonts w:ascii="Arial" w:eastAsia="Arial" w:hAnsi="Arial" w:cs="Arial"/>
          <w:b/>
          <w:color w:val="auto"/>
          <w:sz w:val="24"/>
          <w:szCs w:val="24"/>
        </w:rPr>
        <w:t>Diagram</w:t>
      </w:r>
    </w:p>
    <w:p w14:paraId="00000148" w14:textId="64F8F953" w:rsidR="00476E63" w:rsidRDefault="004758D1" w:rsidP="00EF14B8">
      <w:pPr>
        <w:widowControl/>
        <w:spacing w:line="480" w:lineRule="auto"/>
        <w:jc w:val="center"/>
        <w:rPr>
          <w:rFonts w:ascii="Arial" w:eastAsia="Arial" w:hAnsi="Arial" w:cs="Arial"/>
          <w:sz w:val="24"/>
          <w:szCs w:val="24"/>
        </w:rPr>
      </w:pPr>
      <w:r w:rsidRPr="00D01E51">
        <w:rPr>
          <w:rFonts w:ascii="Arial" w:hAnsi="Arial" w:cs="Arial"/>
          <w:noProof/>
          <w:sz w:val="24"/>
          <w:szCs w:val="24"/>
        </w:rPr>
        <w:drawing>
          <wp:inline distT="0" distB="0" distL="0" distR="0" wp14:anchorId="3E81C4E9" wp14:editId="167BE438">
            <wp:extent cx="5715000" cy="4359275"/>
            <wp:effectExtent l="0" t="0" r="0" b="3175"/>
            <wp:docPr id="2061601615" name="image10.png" descr="A diagram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0.png" descr="A diagram of a computer&#10;&#10;AI-generated content may be incorrect."/>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5715000" cy="4359275"/>
                    </a:xfrm>
                    <a:prstGeom prst="rect">
                      <a:avLst/>
                    </a:prstGeom>
                    <a:ln/>
                  </pic:spPr>
                </pic:pic>
              </a:graphicData>
            </a:graphic>
          </wp:inline>
        </w:drawing>
      </w:r>
      <w:proofErr w:type="gramStart"/>
      <w:r w:rsidR="00A551B5" w:rsidRPr="00D01E51">
        <w:rPr>
          <w:rFonts w:ascii="Arial" w:eastAsia="Arial" w:hAnsi="Arial" w:cs="Arial"/>
          <w:b/>
          <w:sz w:val="24"/>
          <w:szCs w:val="24"/>
        </w:rPr>
        <w:t>Figure #.</w:t>
      </w:r>
      <w:proofErr w:type="gramEnd"/>
      <w:r w:rsidR="00A551B5" w:rsidRPr="00D01E51">
        <w:rPr>
          <w:rFonts w:ascii="Arial" w:eastAsia="Arial" w:hAnsi="Arial" w:cs="Arial"/>
          <w:b/>
          <w:sz w:val="24"/>
          <w:szCs w:val="24"/>
        </w:rPr>
        <w:t xml:space="preserve"> </w:t>
      </w:r>
      <w:r w:rsidR="00A551B5" w:rsidRPr="00D01E51">
        <w:rPr>
          <w:rFonts w:ascii="Arial" w:eastAsia="Arial" w:hAnsi="Arial" w:cs="Arial"/>
          <w:sz w:val="24"/>
          <w:szCs w:val="24"/>
        </w:rPr>
        <w:t>Entity-Relationship Diagram</w:t>
      </w:r>
    </w:p>
    <w:p w14:paraId="4BF90807" w14:textId="1A676E6B" w:rsidR="00464857" w:rsidRDefault="00464857" w:rsidP="00B06074">
      <w:pPr>
        <w:widowControl/>
        <w:spacing w:line="480" w:lineRule="auto"/>
        <w:jc w:val="both"/>
        <w:rPr>
          <w:rFonts w:ascii="Arial" w:eastAsia="Arial" w:hAnsi="Arial" w:cs="Arial"/>
          <w:sz w:val="24"/>
          <w:szCs w:val="24"/>
        </w:rPr>
      </w:pPr>
      <w:r>
        <w:rPr>
          <w:rFonts w:ascii="Arial" w:eastAsia="Arial" w:hAnsi="Arial" w:cs="Arial"/>
          <w:sz w:val="24"/>
          <w:szCs w:val="24"/>
        </w:rPr>
        <w:lastRenderedPageBreak/>
        <w:tab/>
      </w:r>
      <w:r w:rsidR="00AB5443">
        <w:rPr>
          <w:rFonts w:ascii="Arial" w:eastAsia="Arial" w:hAnsi="Arial" w:cs="Arial"/>
          <w:sz w:val="24"/>
          <w:szCs w:val="24"/>
        </w:rPr>
        <w:t xml:space="preserve">The Entity-Relationship Diagram shown </w:t>
      </w:r>
      <w:r w:rsidR="00AB1DAE">
        <w:rPr>
          <w:rFonts w:ascii="Arial" w:eastAsia="Arial" w:hAnsi="Arial" w:cs="Arial"/>
          <w:sz w:val="24"/>
          <w:szCs w:val="24"/>
        </w:rPr>
        <w:t xml:space="preserve">in the </w:t>
      </w:r>
      <w:r w:rsidR="00AB1DAE" w:rsidRPr="00BB7CEA">
        <w:rPr>
          <w:rFonts w:ascii="Arial" w:eastAsia="Arial" w:hAnsi="Arial" w:cs="Arial"/>
          <w:b/>
          <w:bCs/>
          <w:sz w:val="24"/>
          <w:szCs w:val="24"/>
        </w:rPr>
        <w:t>figure #</w:t>
      </w:r>
      <w:r w:rsidR="00547E3B">
        <w:rPr>
          <w:rFonts w:ascii="Arial" w:eastAsia="Arial" w:hAnsi="Arial" w:cs="Arial"/>
          <w:sz w:val="24"/>
          <w:szCs w:val="24"/>
        </w:rPr>
        <w:t xml:space="preserve"> represents the process of how the database works in the system.</w:t>
      </w:r>
      <w:r w:rsidR="001B6CF9">
        <w:rPr>
          <w:rFonts w:ascii="Arial" w:eastAsia="Arial" w:hAnsi="Arial" w:cs="Arial"/>
          <w:sz w:val="24"/>
          <w:szCs w:val="24"/>
        </w:rPr>
        <w:t xml:space="preserve"> In this diagram, </w:t>
      </w:r>
      <w:r w:rsidR="0065291C">
        <w:rPr>
          <w:rFonts w:ascii="Arial" w:eastAsia="Arial" w:hAnsi="Arial" w:cs="Arial"/>
          <w:sz w:val="24"/>
          <w:szCs w:val="24"/>
        </w:rPr>
        <w:t>it will</w:t>
      </w:r>
      <w:r w:rsidR="00F14235">
        <w:rPr>
          <w:rFonts w:ascii="Arial" w:eastAsia="Arial" w:hAnsi="Arial" w:cs="Arial"/>
          <w:sz w:val="24"/>
          <w:szCs w:val="24"/>
        </w:rPr>
        <w:t xml:space="preserve"> illustrate </w:t>
      </w:r>
      <w:r w:rsidR="005C338F">
        <w:rPr>
          <w:rFonts w:ascii="Arial" w:eastAsia="Arial" w:hAnsi="Arial" w:cs="Arial"/>
          <w:sz w:val="24"/>
          <w:szCs w:val="24"/>
        </w:rPr>
        <w:t xml:space="preserve">the </w:t>
      </w:r>
      <w:r w:rsidR="00446AF8">
        <w:rPr>
          <w:rFonts w:ascii="Arial" w:eastAsia="Arial" w:hAnsi="Arial" w:cs="Arial"/>
          <w:sz w:val="24"/>
          <w:szCs w:val="24"/>
        </w:rPr>
        <w:t>entities</w:t>
      </w:r>
      <w:r w:rsidR="00060CC6">
        <w:rPr>
          <w:rFonts w:ascii="Arial" w:eastAsia="Arial" w:hAnsi="Arial" w:cs="Arial"/>
          <w:sz w:val="24"/>
          <w:szCs w:val="24"/>
        </w:rPr>
        <w:t xml:space="preserve"> </w:t>
      </w:r>
      <w:r w:rsidR="00895A6B">
        <w:rPr>
          <w:rFonts w:ascii="Arial" w:eastAsia="Arial" w:hAnsi="Arial" w:cs="Arial"/>
          <w:sz w:val="24"/>
          <w:szCs w:val="24"/>
        </w:rPr>
        <w:t>relating</w:t>
      </w:r>
      <w:r w:rsidR="00060CC6">
        <w:rPr>
          <w:rFonts w:ascii="Arial" w:eastAsia="Arial" w:hAnsi="Arial" w:cs="Arial"/>
          <w:sz w:val="24"/>
          <w:szCs w:val="24"/>
        </w:rPr>
        <w:t xml:space="preserve"> to one another.</w:t>
      </w:r>
      <w:r w:rsidR="00CA4DFF">
        <w:rPr>
          <w:rFonts w:ascii="Arial" w:eastAsia="Arial" w:hAnsi="Arial" w:cs="Arial"/>
          <w:sz w:val="24"/>
          <w:szCs w:val="24"/>
        </w:rPr>
        <w:t xml:space="preserve"> </w:t>
      </w:r>
      <w:r w:rsidR="002E5A9F">
        <w:rPr>
          <w:rFonts w:ascii="Arial" w:eastAsia="Arial" w:hAnsi="Arial" w:cs="Arial"/>
          <w:sz w:val="24"/>
          <w:szCs w:val="24"/>
        </w:rPr>
        <w:t xml:space="preserve">We have admin, customer, staff, Inventory, </w:t>
      </w:r>
      <w:r w:rsidR="005C338F">
        <w:rPr>
          <w:rFonts w:ascii="Arial" w:eastAsia="Arial" w:hAnsi="Arial" w:cs="Arial"/>
          <w:sz w:val="24"/>
          <w:szCs w:val="24"/>
        </w:rPr>
        <w:t>p</w:t>
      </w:r>
      <w:r w:rsidR="002E5A9F">
        <w:rPr>
          <w:rFonts w:ascii="Arial" w:eastAsia="Arial" w:hAnsi="Arial" w:cs="Arial"/>
          <w:sz w:val="24"/>
          <w:szCs w:val="24"/>
        </w:rPr>
        <w:t>roducts,</w:t>
      </w:r>
      <w:r w:rsidR="00101EEC">
        <w:rPr>
          <w:rFonts w:ascii="Arial" w:eastAsia="Arial" w:hAnsi="Arial" w:cs="Arial"/>
          <w:sz w:val="24"/>
          <w:szCs w:val="24"/>
        </w:rPr>
        <w:t xml:space="preserve"> payments, </w:t>
      </w:r>
      <w:r w:rsidR="00720252">
        <w:rPr>
          <w:rFonts w:ascii="Arial" w:eastAsia="Arial" w:hAnsi="Arial" w:cs="Arial"/>
          <w:sz w:val="24"/>
          <w:szCs w:val="24"/>
        </w:rPr>
        <w:t>reservations</w:t>
      </w:r>
      <w:r w:rsidR="007D79B9">
        <w:rPr>
          <w:rFonts w:ascii="Arial" w:eastAsia="Arial" w:hAnsi="Arial" w:cs="Arial"/>
          <w:sz w:val="24"/>
          <w:szCs w:val="24"/>
        </w:rPr>
        <w:t>, tokens</w:t>
      </w:r>
      <w:r w:rsidR="0065291C">
        <w:rPr>
          <w:rFonts w:ascii="Arial" w:eastAsia="Arial" w:hAnsi="Arial" w:cs="Arial"/>
          <w:sz w:val="24"/>
          <w:szCs w:val="24"/>
        </w:rPr>
        <w:t>, and system and email notifications.</w:t>
      </w:r>
      <w:r w:rsidR="00D1341E">
        <w:rPr>
          <w:rFonts w:ascii="Arial" w:eastAsia="Arial" w:hAnsi="Arial" w:cs="Arial"/>
          <w:sz w:val="24"/>
          <w:szCs w:val="24"/>
        </w:rPr>
        <w:t xml:space="preserve"> Where the key entity is the Inventory</w:t>
      </w:r>
      <w:r w:rsidR="001058E0">
        <w:rPr>
          <w:rFonts w:ascii="Arial" w:eastAsia="Arial" w:hAnsi="Arial" w:cs="Arial"/>
          <w:sz w:val="24"/>
          <w:szCs w:val="24"/>
        </w:rPr>
        <w:t xml:space="preserve"> that supplies </w:t>
      </w:r>
      <w:r w:rsidR="00376024">
        <w:rPr>
          <w:rFonts w:ascii="Arial" w:eastAsia="Arial" w:hAnsi="Arial" w:cs="Arial"/>
          <w:sz w:val="24"/>
          <w:szCs w:val="24"/>
        </w:rPr>
        <w:t xml:space="preserve">the product’s ingredients. If the </w:t>
      </w:r>
      <w:r w:rsidR="002A5C16">
        <w:rPr>
          <w:rFonts w:ascii="Arial" w:eastAsia="Arial" w:hAnsi="Arial" w:cs="Arial"/>
          <w:sz w:val="24"/>
          <w:szCs w:val="24"/>
        </w:rPr>
        <w:t xml:space="preserve">product’s ingredients are out of stock from the Inventory </w:t>
      </w:r>
      <w:r w:rsidR="00B93A33">
        <w:rPr>
          <w:rFonts w:ascii="Arial" w:eastAsia="Arial" w:hAnsi="Arial" w:cs="Arial"/>
          <w:sz w:val="24"/>
          <w:szCs w:val="24"/>
        </w:rPr>
        <w:t>the product will be unavailable for orders</w:t>
      </w:r>
      <w:r w:rsidR="00D86F8F">
        <w:rPr>
          <w:rFonts w:ascii="Arial" w:eastAsia="Arial" w:hAnsi="Arial" w:cs="Arial"/>
          <w:sz w:val="24"/>
          <w:szCs w:val="24"/>
        </w:rPr>
        <w:t xml:space="preserve"> and </w:t>
      </w:r>
      <w:r w:rsidR="00805463">
        <w:rPr>
          <w:rFonts w:ascii="Arial" w:eastAsia="Arial" w:hAnsi="Arial" w:cs="Arial"/>
          <w:sz w:val="24"/>
          <w:szCs w:val="24"/>
        </w:rPr>
        <w:t>can’t</w:t>
      </w:r>
      <w:r w:rsidR="00D86F8F">
        <w:rPr>
          <w:rFonts w:ascii="Arial" w:eastAsia="Arial" w:hAnsi="Arial" w:cs="Arial"/>
          <w:sz w:val="24"/>
          <w:szCs w:val="24"/>
        </w:rPr>
        <w:t xml:space="preserve"> be selected by either staff or customers</w:t>
      </w:r>
      <w:r w:rsidR="00FA044A">
        <w:rPr>
          <w:rFonts w:ascii="Arial" w:eastAsia="Arial" w:hAnsi="Arial" w:cs="Arial"/>
          <w:sz w:val="24"/>
          <w:szCs w:val="24"/>
        </w:rPr>
        <w:t xml:space="preserve">. </w:t>
      </w:r>
      <w:r w:rsidR="00805463">
        <w:rPr>
          <w:rFonts w:ascii="Arial" w:eastAsia="Arial" w:hAnsi="Arial" w:cs="Arial"/>
          <w:sz w:val="24"/>
          <w:szCs w:val="24"/>
        </w:rPr>
        <w:t xml:space="preserve">When the Inventory has a warning or out of stock status the system will then notify the admin </w:t>
      </w:r>
      <w:r w:rsidR="00E049CD">
        <w:rPr>
          <w:rFonts w:ascii="Arial" w:eastAsia="Arial" w:hAnsi="Arial" w:cs="Arial"/>
          <w:sz w:val="24"/>
          <w:szCs w:val="24"/>
        </w:rPr>
        <w:t xml:space="preserve">to restock the </w:t>
      </w:r>
      <w:r w:rsidR="00526181">
        <w:rPr>
          <w:rFonts w:ascii="Arial" w:eastAsia="Arial" w:hAnsi="Arial" w:cs="Arial"/>
          <w:sz w:val="24"/>
          <w:szCs w:val="24"/>
        </w:rPr>
        <w:t>Inventory</w:t>
      </w:r>
      <w:r w:rsidR="00455A61">
        <w:rPr>
          <w:rFonts w:ascii="Arial" w:eastAsia="Arial" w:hAnsi="Arial" w:cs="Arial"/>
          <w:sz w:val="24"/>
          <w:szCs w:val="24"/>
        </w:rPr>
        <w:t xml:space="preserve"> so the product will be available for orders. Once the order is placed and has been paid </w:t>
      </w:r>
      <w:r w:rsidR="007E6129">
        <w:rPr>
          <w:rFonts w:ascii="Arial" w:eastAsia="Arial" w:hAnsi="Arial" w:cs="Arial"/>
          <w:sz w:val="24"/>
          <w:szCs w:val="24"/>
        </w:rPr>
        <w:t xml:space="preserve">an email notification will be </w:t>
      </w:r>
      <w:r w:rsidR="00991851">
        <w:rPr>
          <w:rFonts w:ascii="Arial" w:eastAsia="Arial" w:hAnsi="Arial" w:cs="Arial"/>
          <w:sz w:val="24"/>
          <w:szCs w:val="24"/>
        </w:rPr>
        <w:t>sent</w:t>
      </w:r>
      <w:r w:rsidR="007E6129">
        <w:rPr>
          <w:rFonts w:ascii="Arial" w:eastAsia="Arial" w:hAnsi="Arial" w:cs="Arial"/>
          <w:sz w:val="24"/>
          <w:szCs w:val="24"/>
        </w:rPr>
        <w:t xml:space="preserve"> to the customer</w:t>
      </w:r>
      <w:r w:rsidR="005E6B9E">
        <w:rPr>
          <w:rFonts w:ascii="Arial" w:eastAsia="Arial" w:hAnsi="Arial" w:cs="Arial"/>
          <w:sz w:val="24"/>
          <w:szCs w:val="24"/>
        </w:rPr>
        <w:t xml:space="preserve"> who ordered the product.</w:t>
      </w:r>
      <w:r w:rsidR="005524A4">
        <w:rPr>
          <w:rFonts w:ascii="Arial" w:eastAsia="Arial" w:hAnsi="Arial" w:cs="Arial"/>
          <w:sz w:val="24"/>
          <w:szCs w:val="24"/>
        </w:rPr>
        <w:t xml:space="preserve"> We also have </w:t>
      </w:r>
      <w:r w:rsidR="00991851">
        <w:rPr>
          <w:rFonts w:ascii="Arial" w:eastAsia="Arial" w:hAnsi="Arial" w:cs="Arial"/>
          <w:sz w:val="24"/>
          <w:szCs w:val="24"/>
        </w:rPr>
        <w:t>a reservation</w:t>
      </w:r>
      <w:r w:rsidR="005524A4">
        <w:rPr>
          <w:rFonts w:ascii="Arial" w:eastAsia="Arial" w:hAnsi="Arial" w:cs="Arial"/>
          <w:sz w:val="24"/>
          <w:szCs w:val="24"/>
        </w:rPr>
        <w:t xml:space="preserve"> table</w:t>
      </w:r>
      <w:r w:rsidR="00184848">
        <w:rPr>
          <w:rFonts w:ascii="Arial" w:eastAsia="Arial" w:hAnsi="Arial" w:cs="Arial"/>
          <w:sz w:val="24"/>
          <w:szCs w:val="24"/>
        </w:rPr>
        <w:t xml:space="preserve"> that will be filled by the customer</w:t>
      </w:r>
      <w:r w:rsidR="00991851">
        <w:rPr>
          <w:rFonts w:ascii="Arial" w:eastAsia="Arial" w:hAnsi="Arial" w:cs="Arial"/>
          <w:sz w:val="24"/>
          <w:szCs w:val="24"/>
        </w:rPr>
        <w:t xml:space="preserve"> and will be </w:t>
      </w:r>
      <w:r w:rsidR="005C338F">
        <w:rPr>
          <w:rFonts w:ascii="Arial" w:eastAsia="Arial" w:hAnsi="Arial" w:cs="Arial"/>
          <w:sz w:val="24"/>
          <w:szCs w:val="24"/>
        </w:rPr>
        <w:t xml:space="preserve">verified by the </w:t>
      </w:r>
      <w:r w:rsidR="00112CBE">
        <w:rPr>
          <w:rFonts w:ascii="Arial" w:eastAsia="Arial" w:hAnsi="Arial" w:cs="Arial"/>
          <w:sz w:val="24"/>
          <w:szCs w:val="24"/>
        </w:rPr>
        <w:t>staff and</w:t>
      </w:r>
      <w:r w:rsidR="005C338F">
        <w:rPr>
          <w:rFonts w:ascii="Arial" w:eastAsia="Arial" w:hAnsi="Arial" w:cs="Arial"/>
          <w:sz w:val="24"/>
          <w:szCs w:val="24"/>
        </w:rPr>
        <w:t xml:space="preserve"> afterwards is </w:t>
      </w:r>
      <w:r w:rsidR="00991851">
        <w:rPr>
          <w:rFonts w:ascii="Arial" w:eastAsia="Arial" w:hAnsi="Arial" w:cs="Arial"/>
          <w:sz w:val="24"/>
          <w:szCs w:val="24"/>
        </w:rPr>
        <w:t>saved to the database.</w:t>
      </w:r>
      <w:r w:rsidR="00133B1C">
        <w:rPr>
          <w:rFonts w:ascii="Arial" w:eastAsia="Arial" w:hAnsi="Arial" w:cs="Arial"/>
          <w:sz w:val="24"/>
          <w:szCs w:val="24"/>
        </w:rPr>
        <w:t xml:space="preserve"> </w:t>
      </w:r>
      <w:r w:rsidR="000C59E9">
        <w:rPr>
          <w:rFonts w:ascii="Arial" w:eastAsia="Arial" w:hAnsi="Arial" w:cs="Arial"/>
          <w:sz w:val="24"/>
          <w:szCs w:val="24"/>
        </w:rPr>
        <w:t>L</w:t>
      </w:r>
      <w:r w:rsidR="00133B1C">
        <w:rPr>
          <w:rFonts w:ascii="Arial" w:eastAsia="Arial" w:hAnsi="Arial" w:cs="Arial"/>
          <w:sz w:val="24"/>
          <w:szCs w:val="24"/>
        </w:rPr>
        <w:t>astly</w:t>
      </w:r>
      <w:r w:rsidR="000C59E9">
        <w:rPr>
          <w:rFonts w:ascii="Arial" w:eastAsia="Arial" w:hAnsi="Arial" w:cs="Arial"/>
          <w:sz w:val="24"/>
          <w:szCs w:val="24"/>
        </w:rPr>
        <w:t xml:space="preserve">, for authentication </w:t>
      </w:r>
      <w:r w:rsidR="00B06074">
        <w:rPr>
          <w:rFonts w:ascii="Arial" w:eastAsia="Arial" w:hAnsi="Arial" w:cs="Arial"/>
          <w:sz w:val="24"/>
          <w:szCs w:val="24"/>
        </w:rPr>
        <w:t>purposes</w:t>
      </w:r>
      <w:ins w:id="14" w:author="Microsoft Word" w:date="2025-03-25T15:22:00Z" w16du:dateUtc="2025-03-25T07:22:00Z">
        <w:r w:rsidR="00B06074">
          <w:rPr>
            <w:rFonts w:ascii="Arial" w:eastAsia="Arial" w:hAnsi="Arial" w:cs="Arial"/>
            <w:sz w:val="24"/>
            <w:szCs w:val="24"/>
          </w:rPr>
          <w:t>,</w:t>
        </w:r>
      </w:ins>
      <w:r w:rsidR="000C59E9">
        <w:rPr>
          <w:rFonts w:ascii="Arial" w:eastAsia="Arial" w:hAnsi="Arial" w:cs="Arial"/>
          <w:sz w:val="24"/>
          <w:szCs w:val="24"/>
        </w:rPr>
        <w:t xml:space="preserve"> tokens </w:t>
      </w:r>
      <w:del w:id="15" w:author="Microsoft Word" w:date="2025-03-25T15:22:00Z" w16du:dateUtc="2025-03-25T07:22:00Z">
        <w:r w:rsidR="000C59E9">
          <w:rPr>
            <w:rFonts w:ascii="Arial" w:eastAsia="Arial" w:hAnsi="Arial" w:cs="Arial"/>
            <w:sz w:val="24"/>
            <w:szCs w:val="24"/>
          </w:rPr>
          <w:delText>is</w:delText>
        </w:r>
      </w:del>
      <w:ins w:id="16" w:author="Microsoft Word" w:date="2025-03-25T15:22:00Z" w16du:dateUtc="2025-03-25T07:22:00Z">
        <w:r w:rsidR="00B06074">
          <w:rPr>
            <w:rFonts w:ascii="Arial" w:eastAsia="Arial" w:hAnsi="Arial" w:cs="Arial"/>
            <w:sz w:val="24"/>
            <w:szCs w:val="24"/>
          </w:rPr>
          <w:t>are</w:t>
        </w:r>
      </w:ins>
      <w:r w:rsidR="000C59E9">
        <w:rPr>
          <w:rFonts w:ascii="Arial" w:eastAsia="Arial" w:hAnsi="Arial" w:cs="Arial"/>
          <w:sz w:val="24"/>
          <w:szCs w:val="24"/>
        </w:rPr>
        <w:t xml:space="preserve"> set for each user</w:t>
      </w:r>
      <w:r w:rsidR="00325C53">
        <w:rPr>
          <w:rFonts w:ascii="Arial" w:eastAsia="Arial" w:hAnsi="Arial" w:cs="Arial"/>
          <w:sz w:val="24"/>
          <w:szCs w:val="24"/>
        </w:rPr>
        <w:t xml:space="preserve"> </w:t>
      </w:r>
      <w:r w:rsidR="005A7FA1">
        <w:rPr>
          <w:rFonts w:ascii="Arial" w:eastAsia="Arial" w:hAnsi="Arial" w:cs="Arial"/>
          <w:sz w:val="24"/>
          <w:szCs w:val="24"/>
        </w:rPr>
        <w:t>including customer, staff and admins for security</w:t>
      </w:r>
      <w:r w:rsidR="0065443E">
        <w:rPr>
          <w:rFonts w:ascii="Arial" w:eastAsia="Arial" w:hAnsi="Arial" w:cs="Arial"/>
          <w:sz w:val="24"/>
          <w:szCs w:val="24"/>
        </w:rPr>
        <w:t xml:space="preserve"> these tokens are generated every time they login.</w:t>
      </w:r>
    </w:p>
    <w:p w14:paraId="723B096B" w14:textId="77777777" w:rsidR="00B06074" w:rsidRPr="00D01E51" w:rsidRDefault="00B06074" w:rsidP="00464857">
      <w:pPr>
        <w:widowControl/>
        <w:spacing w:line="480" w:lineRule="auto"/>
        <w:rPr>
          <w:rFonts w:ascii="Arial" w:eastAsia="Arial" w:hAnsi="Arial" w:cs="Arial"/>
          <w:sz w:val="24"/>
          <w:szCs w:val="24"/>
        </w:rPr>
      </w:pPr>
    </w:p>
    <w:p w14:paraId="00000149" w14:textId="0D799C65" w:rsidR="00476E63" w:rsidRPr="00682859" w:rsidRDefault="00315797" w:rsidP="00D01E51">
      <w:pPr>
        <w:pStyle w:val="Heading2"/>
        <w:spacing w:before="0" w:after="0" w:line="480" w:lineRule="auto"/>
        <w:jc w:val="both"/>
        <w:rPr>
          <w:rFonts w:ascii="Arial" w:eastAsia="Arial" w:hAnsi="Arial" w:cs="Arial"/>
          <w:b/>
          <w:color w:val="auto"/>
          <w:sz w:val="24"/>
          <w:szCs w:val="24"/>
        </w:rPr>
      </w:pPr>
      <w:r w:rsidRPr="00682859">
        <w:rPr>
          <w:rFonts w:ascii="Arial" w:eastAsia="Arial" w:hAnsi="Arial" w:cs="Arial"/>
          <w:b/>
          <w:color w:val="auto"/>
          <w:sz w:val="24"/>
          <w:szCs w:val="24"/>
        </w:rPr>
        <w:t>Cost-Benefit Analysis</w:t>
      </w:r>
    </w:p>
    <w:p w14:paraId="0000014A" w14:textId="77777777" w:rsidR="00476E63" w:rsidRPr="00D01E51" w:rsidRDefault="00A551B5" w:rsidP="004758D1">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In this section, this will show the costs of the software, hardware and tools that are used during development and the anticipated maintenance costs when the system is deployed. With the help of cost benefits analysis, researchers can determine how much the worth of the project is to ensure the quality will match the costs.</w:t>
      </w:r>
    </w:p>
    <w:p w14:paraId="0000014B" w14:textId="77777777" w:rsidR="00476E63" w:rsidRPr="00D01E51" w:rsidRDefault="00A551B5" w:rsidP="00D01E51">
      <w:pPr>
        <w:widowControl/>
        <w:numPr>
          <w:ilvl w:val="0"/>
          <w:numId w:val="3"/>
        </w:numPr>
        <w:pBdr>
          <w:top w:val="nil"/>
          <w:left w:val="nil"/>
          <w:bottom w:val="nil"/>
          <w:right w:val="nil"/>
          <w:between w:val="nil"/>
        </w:pBdr>
        <w:spacing w:line="480" w:lineRule="auto"/>
        <w:ind w:left="720"/>
        <w:jc w:val="both"/>
        <w:rPr>
          <w:rFonts w:ascii="Arial" w:eastAsia="Arial" w:hAnsi="Arial" w:cs="Arial"/>
          <w:sz w:val="24"/>
          <w:szCs w:val="24"/>
        </w:rPr>
      </w:pPr>
      <w:r w:rsidRPr="00D01E51">
        <w:rPr>
          <w:rFonts w:ascii="Arial" w:eastAsia="Arial" w:hAnsi="Arial" w:cs="Arial"/>
          <w:sz w:val="24"/>
          <w:szCs w:val="24"/>
        </w:rPr>
        <w:t>Hardware Development Costs</w:t>
      </w:r>
    </w:p>
    <w:tbl>
      <w:tblPr>
        <w:tblStyle w:val="a"/>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705"/>
        <w:gridCol w:w="1232"/>
        <w:gridCol w:w="1130"/>
        <w:gridCol w:w="1323"/>
      </w:tblGrid>
      <w:tr w:rsidR="00D01E51" w:rsidRPr="00D01E51" w14:paraId="40F7EB37" w14:textId="77777777" w:rsidTr="001022B2">
        <w:trPr>
          <w:trHeight w:val="20"/>
        </w:trPr>
        <w:tc>
          <w:tcPr>
            <w:tcW w:w="2605" w:type="dxa"/>
            <w:vAlign w:val="center"/>
          </w:tcPr>
          <w:p w14:paraId="0000014C" w14:textId="77777777" w:rsidR="00476E63" w:rsidRPr="00D01E51" w:rsidRDefault="00A551B5" w:rsidP="00C25650">
            <w:pPr>
              <w:widowControl/>
              <w:spacing w:before="80" w:after="80"/>
              <w:jc w:val="both"/>
              <w:rPr>
                <w:rFonts w:ascii="Arial" w:eastAsia="Arial" w:hAnsi="Arial" w:cs="Arial"/>
                <w:b/>
                <w:sz w:val="24"/>
                <w:szCs w:val="24"/>
              </w:rPr>
            </w:pPr>
            <w:r w:rsidRPr="00D01E51">
              <w:rPr>
                <w:rFonts w:ascii="Arial" w:eastAsia="Arial" w:hAnsi="Arial" w:cs="Arial"/>
                <w:b/>
                <w:sz w:val="24"/>
                <w:szCs w:val="24"/>
              </w:rPr>
              <w:lastRenderedPageBreak/>
              <w:t>Recommended Requirements</w:t>
            </w:r>
          </w:p>
        </w:tc>
        <w:tc>
          <w:tcPr>
            <w:tcW w:w="2705" w:type="dxa"/>
            <w:vAlign w:val="center"/>
          </w:tcPr>
          <w:p w14:paraId="0000014D" w14:textId="77777777" w:rsidR="00476E63" w:rsidRPr="00D01E51" w:rsidRDefault="00A551B5" w:rsidP="00C25650">
            <w:pPr>
              <w:widowControl/>
              <w:spacing w:before="80" w:after="80"/>
              <w:jc w:val="both"/>
              <w:rPr>
                <w:rFonts w:ascii="Arial" w:eastAsia="Arial" w:hAnsi="Arial" w:cs="Arial"/>
                <w:b/>
                <w:sz w:val="24"/>
                <w:szCs w:val="24"/>
              </w:rPr>
            </w:pPr>
            <w:r w:rsidRPr="00D01E51">
              <w:rPr>
                <w:rFonts w:ascii="Arial" w:eastAsia="Arial" w:hAnsi="Arial" w:cs="Arial"/>
                <w:b/>
                <w:sz w:val="24"/>
                <w:szCs w:val="24"/>
              </w:rPr>
              <w:t>Specifications</w:t>
            </w:r>
          </w:p>
        </w:tc>
        <w:tc>
          <w:tcPr>
            <w:tcW w:w="1232" w:type="dxa"/>
            <w:vAlign w:val="center"/>
          </w:tcPr>
          <w:p w14:paraId="0000014E" w14:textId="77777777" w:rsidR="00476E63" w:rsidRPr="00D01E51" w:rsidRDefault="00A551B5" w:rsidP="00C25650">
            <w:pPr>
              <w:widowControl/>
              <w:spacing w:before="80" w:after="80"/>
              <w:jc w:val="both"/>
              <w:rPr>
                <w:rFonts w:ascii="Arial" w:eastAsia="Arial" w:hAnsi="Arial" w:cs="Arial"/>
                <w:b/>
                <w:sz w:val="24"/>
                <w:szCs w:val="24"/>
              </w:rPr>
            </w:pPr>
            <w:r w:rsidRPr="00D01E51">
              <w:rPr>
                <w:rFonts w:ascii="Arial" w:eastAsia="Arial" w:hAnsi="Arial" w:cs="Arial"/>
                <w:b/>
                <w:sz w:val="24"/>
                <w:szCs w:val="24"/>
              </w:rPr>
              <w:t>Quantity</w:t>
            </w:r>
          </w:p>
        </w:tc>
        <w:tc>
          <w:tcPr>
            <w:tcW w:w="1130" w:type="dxa"/>
            <w:vAlign w:val="center"/>
          </w:tcPr>
          <w:p w14:paraId="0000014F" w14:textId="77777777" w:rsidR="00476E63" w:rsidRPr="00D01E51" w:rsidRDefault="00A551B5" w:rsidP="00C25650">
            <w:pPr>
              <w:widowControl/>
              <w:spacing w:before="80" w:after="80"/>
              <w:jc w:val="both"/>
              <w:rPr>
                <w:rFonts w:ascii="Arial" w:eastAsia="Arial" w:hAnsi="Arial" w:cs="Arial"/>
                <w:b/>
                <w:sz w:val="24"/>
                <w:szCs w:val="24"/>
              </w:rPr>
            </w:pPr>
            <w:r w:rsidRPr="00D01E51">
              <w:rPr>
                <w:rFonts w:ascii="Arial" w:eastAsia="Arial" w:hAnsi="Arial" w:cs="Arial"/>
                <w:b/>
                <w:sz w:val="24"/>
                <w:szCs w:val="24"/>
              </w:rPr>
              <w:t>Unit Price</w:t>
            </w:r>
          </w:p>
        </w:tc>
        <w:tc>
          <w:tcPr>
            <w:tcW w:w="1323" w:type="dxa"/>
            <w:vAlign w:val="center"/>
          </w:tcPr>
          <w:p w14:paraId="00000150" w14:textId="77777777" w:rsidR="00476E63" w:rsidRPr="00D01E51" w:rsidRDefault="00A551B5" w:rsidP="00C25650">
            <w:pPr>
              <w:widowControl/>
              <w:spacing w:before="80" w:after="80"/>
              <w:jc w:val="both"/>
              <w:rPr>
                <w:rFonts w:ascii="Arial" w:eastAsia="Arial" w:hAnsi="Arial" w:cs="Arial"/>
                <w:b/>
                <w:sz w:val="24"/>
                <w:szCs w:val="24"/>
              </w:rPr>
            </w:pPr>
            <w:r w:rsidRPr="00D01E51">
              <w:rPr>
                <w:rFonts w:ascii="Arial" w:eastAsia="Arial" w:hAnsi="Arial" w:cs="Arial"/>
                <w:b/>
                <w:sz w:val="24"/>
                <w:szCs w:val="24"/>
              </w:rPr>
              <w:t>Costs</w:t>
            </w:r>
          </w:p>
        </w:tc>
      </w:tr>
      <w:tr w:rsidR="00D01E51" w:rsidRPr="00D01E51" w14:paraId="020774E0" w14:textId="77777777" w:rsidTr="001022B2">
        <w:trPr>
          <w:trHeight w:val="20"/>
        </w:trPr>
        <w:tc>
          <w:tcPr>
            <w:tcW w:w="2605" w:type="dxa"/>
            <w:vAlign w:val="center"/>
          </w:tcPr>
          <w:p w14:paraId="00000151" w14:textId="77777777" w:rsidR="00476E63" w:rsidRPr="00D01E51" w:rsidRDefault="00A551B5" w:rsidP="00C25650">
            <w:pPr>
              <w:widowControl/>
              <w:spacing w:before="80" w:after="80"/>
              <w:rPr>
                <w:rFonts w:ascii="Arial" w:eastAsia="Arial" w:hAnsi="Arial" w:cs="Arial"/>
                <w:sz w:val="24"/>
                <w:szCs w:val="24"/>
              </w:rPr>
            </w:pPr>
            <w:r w:rsidRPr="00D01E51">
              <w:rPr>
                <w:rFonts w:ascii="Arial" w:eastAsia="Arial" w:hAnsi="Arial" w:cs="Arial"/>
                <w:sz w:val="24"/>
                <w:szCs w:val="24"/>
              </w:rPr>
              <w:t>Laptop</w:t>
            </w:r>
          </w:p>
        </w:tc>
        <w:tc>
          <w:tcPr>
            <w:tcW w:w="2705" w:type="dxa"/>
            <w:vAlign w:val="center"/>
          </w:tcPr>
          <w:p w14:paraId="00000152" w14:textId="77777777" w:rsidR="00476E63" w:rsidRPr="00D01E51" w:rsidRDefault="00A551B5" w:rsidP="00C25650">
            <w:pPr>
              <w:widowControl/>
              <w:spacing w:before="80" w:after="80"/>
              <w:rPr>
                <w:rFonts w:ascii="Arial" w:eastAsia="Arial" w:hAnsi="Arial" w:cs="Arial"/>
                <w:sz w:val="24"/>
                <w:szCs w:val="24"/>
              </w:rPr>
            </w:pPr>
            <w:r w:rsidRPr="00D01E51">
              <w:rPr>
                <w:rFonts w:ascii="Arial" w:eastAsia="Arial" w:hAnsi="Arial" w:cs="Arial"/>
                <w:sz w:val="24"/>
                <w:szCs w:val="24"/>
              </w:rPr>
              <w:t>CYBORG 15 A12U</w:t>
            </w:r>
          </w:p>
        </w:tc>
        <w:tc>
          <w:tcPr>
            <w:tcW w:w="1232" w:type="dxa"/>
            <w:vAlign w:val="center"/>
          </w:tcPr>
          <w:p w14:paraId="00000153" w14:textId="77777777" w:rsidR="00476E63" w:rsidRPr="00D01E51" w:rsidRDefault="00A551B5" w:rsidP="00C25650">
            <w:pPr>
              <w:widowControl/>
              <w:spacing w:before="80" w:after="80"/>
              <w:rPr>
                <w:rFonts w:ascii="Arial" w:eastAsia="Arial" w:hAnsi="Arial" w:cs="Arial"/>
                <w:sz w:val="24"/>
                <w:szCs w:val="24"/>
              </w:rPr>
            </w:pPr>
            <w:r w:rsidRPr="00D01E51">
              <w:rPr>
                <w:rFonts w:ascii="Arial" w:eastAsia="Arial" w:hAnsi="Arial" w:cs="Arial"/>
                <w:sz w:val="24"/>
                <w:szCs w:val="24"/>
              </w:rPr>
              <w:t>1</w:t>
            </w:r>
          </w:p>
        </w:tc>
        <w:tc>
          <w:tcPr>
            <w:tcW w:w="1130" w:type="dxa"/>
            <w:vAlign w:val="center"/>
          </w:tcPr>
          <w:p w14:paraId="00000154" w14:textId="77777777" w:rsidR="00476E63" w:rsidRPr="00D01E51" w:rsidRDefault="00A551B5" w:rsidP="00C25650">
            <w:pPr>
              <w:widowControl/>
              <w:spacing w:before="80" w:after="80"/>
              <w:rPr>
                <w:rFonts w:ascii="Arial" w:eastAsia="Arial" w:hAnsi="Arial" w:cs="Arial"/>
                <w:sz w:val="24"/>
                <w:szCs w:val="24"/>
              </w:rPr>
            </w:pPr>
            <w:r w:rsidRPr="00D01E51">
              <w:rPr>
                <w:rFonts w:ascii="Arial" w:eastAsia="Arial" w:hAnsi="Arial" w:cs="Arial"/>
                <w:sz w:val="24"/>
                <w:szCs w:val="24"/>
              </w:rPr>
              <w:t>42,000</w:t>
            </w:r>
          </w:p>
        </w:tc>
        <w:tc>
          <w:tcPr>
            <w:tcW w:w="1323" w:type="dxa"/>
            <w:vAlign w:val="center"/>
          </w:tcPr>
          <w:p w14:paraId="00000155" w14:textId="77777777" w:rsidR="00476E63" w:rsidRPr="00D01E51" w:rsidRDefault="00A551B5" w:rsidP="00C25650">
            <w:pPr>
              <w:widowControl/>
              <w:spacing w:before="80" w:after="80"/>
              <w:rPr>
                <w:rFonts w:ascii="Arial" w:eastAsia="Arial" w:hAnsi="Arial" w:cs="Arial"/>
                <w:sz w:val="24"/>
                <w:szCs w:val="24"/>
              </w:rPr>
            </w:pPr>
            <w:r w:rsidRPr="00D01E51">
              <w:rPr>
                <w:rFonts w:ascii="Arial" w:eastAsia="Arial" w:hAnsi="Arial" w:cs="Arial"/>
                <w:sz w:val="24"/>
                <w:szCs w:val="24"/>
              </w:rPr>
              <w:t>Free</w:t>
            </w:r>
          </w:p>
        </w:tc>
      </w:tr>
      <w:tr w:rsidR="00D01E51" w:rsidRPr="00D01E51" w14:paraId="731B6B52" w14:textId="77777777" w:rsidTr="001022B2">
        <w:trPr>
          <w:trHeight w:val="20"/>
        </w:trPr>
        <w:tc>
          <w:tcPr>
            <w:tcW w:w="2605" w:type="dxa"/>
            <w:vAlign w:val="center"/>
          </w:tcPr>
          <w:p w14:paraId="00000156" w14:textId="77777777" w:rsidR="00476E63" w:rsidRPr="00D01E51" w:rsidRDefault="00A551B5" w:rsidP="00C25650">
            <w:pPr>
              <w:widowControl/>
              <w:spacing w:before="80" w:after="80"/>
              <w:rPr>
                <w:rFonts w:ascii="Arial" w:eastAsia="Arial" w:hAnsi="Arial" w:cs="Arial"/>
                <w:sz w:val="24"/>
                <w:szCs w:val="24"/>
              </w:rPr>
            </w:pPr>
            <w:r w:rsidRPr="00D01E51">
              <w:rPr>
                <w:rFonts w:ascii="Arial" w:eastAsia="Arial" w:hAnsi="Arial" w:cs="Arial"/>
                <w:sz w:val="24"/>
                <w:szCs w:val="24"/>
              </w:rPr>
              <w:t>Laptop</w:t>
            </w:r>
          </w:p>
        </w:tc>
        <w:tc>
          <w:tcPr>
            <w:tcW w:w="2705" w:type="dxa"/>
            <w:vAlign w:val="center"/>
          </w:tcPr>
          <w:p w14:paraId="00000157" w14:textId="77777777" w:rsidR="00476E63" w:rsidRPr="00D01E51" w:rsidRDefault="00A551B5" w:rsidP="00C25650">
            <w:pPr>
              <w:widowControl/>
              <w:spacing w:before="80" w:after="80"/>
              <w:rPr>
                <w:rFonts w:ascii="Arial" w:eastAsia="Arial" w:hAnsi="Arial" w:cs="Arial"/>
                <w:sz w:val="24"/>
                <w:szCs w:val="24"/>
              </w:rPr>
            </w:pPr>
            <w:r w:rsidRPr="00D01E51">
              <w:rPr>
                <w:rFonts w:ascii="Arial" w:eastAsia="Arial" w:hAnsi="Arial" w:cs="Arial"/>
                <w:sz w:val="24"/>
                <w:szCs w:val="24"/>
              </w:rPr>
              <w:t>ThinkPad E15</w:t>
            </w:r>
          </w:p>
        </w:tc>
        <w:tc>
          <w:tcPr>
            <w:tcW w:w="1232" w:type="dxa"/>
            <w:vAlign w:val="center"/>
          </w:tcPr>
          <w:p w14:paraId="00000158" w14:textId="77777777" w:rsidR="00476E63" w:rsidRPr="00D01E51" w:rsidRDefault="00A551B5" w:rsidP="00C25650">
            <w:pPr>
              <w:widowControl/>
              <w:spacing w:before="80" w:after="80"/>
              <w:rPr>
                <w:rFonts w:ascii="Arial" w:eastAsia="Arial" w:hAnsi="Arial" w:cs="Arial"/>
                <w:sz w:val="24"/>
                <w:szCs w:val="24"/>
              </w:rPr>
            </w:pPr>
            <w:r w:rsidRPr="00D01E51">
              <w:rPr>
                <w:rFonts w:ascii="Arial" w:eastAsia="Arial" w:hAnsi="Arial" w:cs="Arial"/>
                <w:sz w:val="24"/>
                <w:szCs w:val="24"/>
              </w:rPr>
              <w:t>1</w:t>
            </w:r>
          </w:p>
        </w:tc>
        <w:tc>
          <w:tcPr>
            <w:tcW w:w="1130" w:type="dxa"/>
            <w:vAlign w:val="center"/>
          </w:tcPr>
          <w:p w14:paraId="00000159" w14:textId="77777777" w:rsidR="00476E63" w:rsidRPr="00D01E51" w:rsidRDefault="00A551B5" w:rsidP="00C25650">
            <w:pPr>
              <w:widowControl/>
              <w:spacing w:before="80" w:after="80"/>
              <w:rPr>
                <w:rFonts w:ascii="Arial" w:eastAsia="Arial" w:hAnsi="Arial" w:cs="Arial"/>
                <w:sz w:val="24"/>
                <w:szCs w:val="24"/>
              </w:rPr>
            </w:pPr>
            <w:r w:rsidRPr="00D01E51">
              <w:rPr>
                <w:rFonts w:ascii="Arial" w:eastAsia="Arial" w:hAnsi="Arial" w:cs="Arial"/>
                <w:sz w:val="24"/>
                <w:szCs w:val="24"/>
              </w:rPr>
              <w:t>46,000</w:t>
            </w:r>
          </w:p>
        </w:tc>
        <w:tc>
          <w:tcPr>
            <w:tcW w:w="1323" w:type="dxa"/>
            <w:vAlign w:val="center"/>
          </w:tcPr>
          <w:p w14:paraId="0000015A" w14:textId="77777777" w:rsidR="00476E63" w:rsidRPr="00D01E51" w:rsidRDefault="00A551B5" w:rsidP="00C25650">
            <w:pPr>
              <w:widowControl/>
              <w:spacing w:before="80" w:after="80"/>
              <w:rPr>
                <w:rFonts w:ascii="Arial" w:eastAsia="Arial" w:hAnsi="Arial" w:cs="Arial"/>
                <w:sz w:val="24"/>
                <w:szCs w:val="24"/>
              </w:rPr>
            </w:pPr>
            <w:r w:rsidRPr="00D01E51">
              <w:rPr>
                <w:rFonts w:ascii="Arial" w:eastAsia="Arial" w:hAnsi="Arial" w:cs="Arial"/>
                <w:sz w:val="24"/>
                <w:szCs w:val="24"/>
              </w:rPr>
              <w:t>Free</w:t>
            </w:r>
          </w:p>
        </w:tc>
      </w:tr>
      <w:tr w:rsidR="00D01E51" w:rsidRPr="00D01E51" w14:paraId="7DF12099" w14:textId="77777777" w:rsidTr="001022B2">
        <w:trPr>
          <w:trHeight w:val="20"/>
        </w:trPr>
        <w:tc>
          <w:tcPr>
            <w:tcW w:w="2605" w:type="dxa"/>
            <w:vAlign w:val="center"/>
          </w:tcPr>
          <w:p w14:paraId="0000015B" w14:textId="77777777" w:rsidR="00476E63" w:rsidRPr="00D01E51" w:rsidRDefault="00A551B5" w:rsidP="00C25650">
            <w:pPr>
              <w:widowControl/>
              <w:spacing w:before="80" w:after="80"/>
              <w:rPr>
                <w:rFonts w:ascii="Arial" w:eastAsia="Arial" w:hAnsi="Arial" w:cs="Arial"/>
                <w:sz w:val="24"/>
                <w:szCs w:val="24"/>
              </w:rPr>
            </w:pPr>
            <w:r w:rsidRPr="00D01E51">
              <w:rPr>
                <w:rFonts w:ascii="Arial" w:eastAsia="Arial" w:hAnsi="Arial" w:cs="Arial"/>
                <w:sz w:val="24"/>
                <w:szCs w:val="24"/>
              </w:rPr>
              <w:t>Laptop</w:t>
            </w:r>
          </w:p>
        </w:tc>
        <w:tc>
          <w:tcPr>
            <w:tcW w:w="2705" w:type="dxa"/>
            <w:vAlign w:val="center"/>
          </w:tcPr>
          <w:p w14:paraId="0000015C" w14:textId="77777777" w:rsidR="00476E63" w:rsidRPr="00D01E51" w:rsidRDefault="00A551B5" w:rsidP="00C25650">
            <w:pPr>
              <w:widowControl/>
              <w:spacing w:before="80" w:after="80"/>
              <w:rPr>
                <w:rFonts w:ascii="Arial" w:eastAsia="Arial" w:hAnsi="Arial" w:cs="Arial"/>
                <w:sz w:val="24"/>
                <w:szCs w:val="24"/>
              </w:rPr>
            </w:pPr>
            <w:r w:rsidRPr="00D01E51">
              <w:rPr>
                <w:rFonts w:ascii="Arial" w:eastAsia="Arial" w:hAnsi="Arial" w:cs="Arial"/>
                <w:sz w:val="24"/>
                <w:szCs w:val="24"/>
              </w:rPr>
              <w:t>Lenovo IdeaPad Gaming</w:t>
            </w:r>
          </w:p>
        </w:tc>
        <w:tc>
          <w:tcPr>
            <w:tcW w:w="1232" w:type="dxa"/>
            <w:vAlign w:val="center"/>
          </w:tcPr>
          <w:p w14:paraId="0000015D" w14:textId="77777777" w:rsidR="00476E63" w:rsidRPr="00D01E51" w:rsidRDefault="00A551B5" w:rsidP="00C25650">
            <w:pPr>
              <w:widowControl/>
              <w:spacing w:before="80" w:after="80"/>
              <w:rPr>
                <w:rFonts w:ascii="Arial" w:eastAsia="Arial" w:hAnsi="Arial" w:cs="Arial"/>
                <w:sz w:val="24"/>
                <w:szCs w:val="24"/>
              </w:rPr>
            </w:pPr>
            <w:r w:rsidRPr="00D01E51">
              <w:rPr>
                <w:rFonts w:ascii="Arial" w:eastAsia="Arial" w:hAnsi="Arial" w:cs="Arial"/>
                <w:sz w:val="24"/>
                <w:szCs w:val="24"/>
              </w:rPr>
              <w:t>1</w:t>
            </w:r>
          </w:p>
        </w:tc>
        <w:tc>
          <w:tcPr>
            <w:tcW w:w="1130" w:type="dxa"/>
            <w:vAlign w:val="center"/>
          </w:tcPr>
          <w:p w14:paraId="0000015E" w14:textId="77777777" w:rsidR="00476E63" w:rsidRPr="00D01E51" w:rsidRDefault="00A551B5" w:rsidP="00C25650">
            <w:pPr>
              <w:widowControl/>
              <w:spacing w:before="80" w:after="80"/>
              <w:rPr>
                <w:rFonts w:ascii="Arial" w:eastAsia="Arial" w:hAnsi="Arial" w:cs="Arial"/>
                <w:sz w:val="24"/>
                <w:szCs w:val="24"/>
              </w:rPr>
            </w:pPr>
            <w:r w:rsidRPr="00D01E51">
              <w:rPr>
                <w:rFonts w:ascii="Arial" w:eastAsia="Arial" w:hAnsi="Arial" w:cs="Arial"/>
                <w:sz w:val="24"/>
                <w:szCs w:val="24"/>
              </w:rPr>
              <w:t>83,000</w:t>
            </w:r>
          </w:p>
        </w:tc>
        <w:tc>
          <w:tcPr>
            <w:tcW w:w="1323" w:type="dxa"/>
            <w:vAlign w:val="center"/>
          </w:tcPr>
          <w:p w14:paraId="0000015F" w14:textId="77777777" w:rsidR="00476E63" w:rsidRPr="00D01E51" w:rsidRDefault="00A551B5" w:rsidP="00C25650">
            <w:pPr>
              <w:widowControl/>
              <w:spacing w:before="80" w:after="80"/>
              <w:rPr>
                <w:rFonts w:ascii="Arial" w:eastAsia="Arial" w:hAnsi="Arial" w:cs="Arial"/>
                <w:sz w:val="24"/>
                <w:szCs w:val="24"/>
              </w:rPr>
            </w:pPr>
            <w:r w:rsidRPr="00D01E51">
              <w:rPr>
                <w:rFonts w:ascii="Arial" w:eastAsia="Arial" w:hAnsi="Arial" w:cs="Arial"/>
                <w:sz w:val="24"/>
                <w:szCs w:val="24"/>
              </w:rPr>
              <w:t>Free</w:t>
            </w:r>
          </w:p>
        </w:tc>
      </w:tr>
      <w:tr w:rsidR="001022B2" w:rsidRPr="00D01E51" w14:paraId="70B38E30" w14:textId="77777777" w:rsidTr="001022B2">
        <w:trPr>
          <w:trHeight w:val="20"/>
        </w:trPr>
        <w:tc>
          <w:tcPr>
            <w:tcW w:w="6542" w:type="dxa"/>
            <w:gridSpan w:val="3"/>
            <w:vAlign w:val="center"/>
          </w:tcPr>
          <w:p w14:paraId="7EABEB75" w14:textId="503B0573" w:rsidR="001022B2" w:rsidRPr="00D01E51" w:rsidRDefault="001022B2" w:rsidP="00C25650">
            <w:pPr>
              <w:widowControl/>
              <w:spacing w:before="80" w:after="80"/>
              <w:jc w:val="both"/>
              <w:rPr>
                <w:rFonts w:ascii="Arial" w:eastAsia="Arial" w:hAnsi="Arial" w:cs="Arial"/>
                <w:sz w:val="24"/>
                <w:szCs w:val="24"/>
              </w:rPr>
            </w:pPr>
            <w:r w:rsidRPr="00D01E51">
              <w:rPr>
                <w:rFonts w:ascii="Arial" w:eastAsia="Arial" w:hAnsi="Arial" w:cs="Arial"/>
                <w:b/>
                <w:bCs/>
                <w:sz w:val="24"/>
                <w:szCs w:val="24"/>
              </w:rPr>
              <w:t>Total:</w:t>
            </w:r>
          </w:p>
        </w:tc>
        <w:tc>
          <w:tcPr>
            <w:tcW w:w="2453" w:type="dxa"/>
            <w:gridSpan w:val="2"/>
            <w:vAlign w:val="center"/>
          </w:tcPr>
          <w:p w14:paraId="33CA3DD9" w14:textId="778842EE" w:rsidR="001022B2" w:rsidRPr="00D01E51" w:rsidRDefault="001022B2" w:rsidP="00C25650">
            <w:pPr>
              <w:widowControl/>
              <w:spacing w:before="80" w:after="80"/>
              <w:jc w:val="both"/>
              <w:rPr>
                <w:rFonts w:ascii="Arial" w:eastAsia="Arial" w:hAnsi="Arial" w:cs="Arial"/>
                <w:sz w:val="24"/>
                <w:szCs w:val="24"/>
              </w:rPr>
            </w:pPr>
            <w:r w:rsidRPr="00D01E51">
              <w:rPr>
                <w:rFonts w:ascii="Arial" w:eastAsia="Arial" w:hAnsi="Arial" w:cs="Arial"/>
                <w:sz w:val="24"/>
                <w:szCs w:val="24"/>
              </w:rPr>
              <w:t>0</w:t>
            </w:r>
          </w:p>
        </w:tc>
      </w:tr>
    </w:tbl>
    <w:p w14:paraId="307C3628" w14:textId="77777777" w:rsidR="001022B2" w:rsidRPr="00D01E51" w:rsidRDefault="001022B2" w:rsidP="00D01E51">
      <w:pPr>
        <w:widowControl/>
        <w:spacing w:line="480" w:lineRule="auto"/>
        <w:jc w:val="both"/>
        <w:rPr>
          <w:rFonts w:ascii="Arial" w:eastAsia="Arial" w:hAnsi="Arial" w:cs="Arial"/>
          <w:sz w:val="24"/>
          <w:szCs w:val="24"/>
        </w:rPr>
      </w:pPr>
    </w:p>
    <w:p w14:paraId="00000160" w14:textId="10FC0C9A" w:rsidR="00476E63" w:rsidRDefault="00A551B5" w:rsidP="00D01E51">
      <w:pPr>
        <w:widowControl/>
        <w:spacing w:line="480" w:lineRule="auto"/>
        <w:jc w:val="both"/>
        <w:rPr>
          <w:rFonts w:ascii="Arial" w:eastAsia="Arial" w:hAnsi="Arial" w:cs="Arial"/>
          <w:sz w:val="24"/>
          <w:szCs w:val="24"/>
        </w:rPr>
      </w:pPr>
      <w:r w:rsidRPr="00D01E51">
        <w:rPr>
          <w:rFonts w:ascii="Arial" w:eastAsia="Arial" w:hAnsi="Arial" w:cs="Arial"/>
          <w:sz w:val="24"/>
          <w:szCs w:val="24"/>
        </w:rPr>
        <w:t xml:space="preserve">Source: </w:t>
      </w:r>
      <w:hyperlink r:id="rId32">
        <w:r w:rsidRPr="00D01E51">
          <w:rPr>
            <w:rFonts w:ascii="Arial" w:eastAsia="Arial" w:hAnsi="Arial" w:cs="Arial"/>
            <w:sz w:val="24"/>
            <w:szCs w:val="24"/>
            <w:u w:val="single"/>
          </w:rPr>
          <w:t>PC Central PH</w:t>
        </w:r>
      </w:hyperlink>
      <w:r w:rsidRPr="00D01E51">
        <w:rPr>
          <w:rFonts w:ascii="Arial" w:eastAsia="Arial" w:hAnsi="Arial" w:cs="Arial"/>
          <w:sz w:val="24"/>
          <w:szCs w:val="24"/>
        </w:rPr>
        <w:t xml:space="preserve"> , business.shoppable.ph, smmarkets.ph.</w:t>
      </w:r>
    </w:p>
    <w:p w14:paraId="00000161" w14:textId="77777777" w:rsidR="00476E63" w:rsidRPr="00D01E51" w:rsidRDefault="00A551B5" w:rsidP="00D01E51">
      <w:pPr>
        <w:widowControl/>
        <w:spacing w:line="480" w:lineRule="auto"/>
        <w:jc w:val="both"/>
        <w:rPr>
          <w:rFonts w:ascii="Arial" w:eastAsia="Arial" w:hAnsi="Arial" w:cs="Arial"/>
          <w:b/>
          <w:sz w:val="24"/>
          <w:szCs w:val="24"/>
        </w:rPr>
      </w:pPr>
      <w:r w:rsidRPr="00D01E51">
        <w:rPr>
          <w:rFonts w:ascii="Arial" w:eastAsia="Arial" w:hAnsi="Arial" w:cs="Arial"/>
          <w:b/>
          <w:sz w:val="24"/>
          <w:szCs w:val="24"/>
        </w:rPr>
        <w:t>Table 1. Hardware costs</w:t>
      </w:r>
    </w:p>
    <w:p w14:paraId="00000162" w14:textId="6129531F" w:rsidR="00476E63" w:rsidRPr="00D01E51" w:rsidRDefault="005034BD" w:rsidP="00D01E51">
      <w:pPr>
        <w:widowControl/>
        <w:spacing w:line="480" w:lineRule="auto"/>
        <w:jc w:val="both"/>
        <w:rPr>
          <w:rFonts w:ascii="Arial" w:eastAsia="Arial" w:hAnsi="Arial" w:cs="Arial"/>
          <w:sz w:val="24"/>
          <w:szCs w:val="24"/>
        </w:rPr>
      </w:pPr>
      <w:r w:rsidRPr="00D01E51">
        <w:rPr>
          <w:rFonts w:ascii="Arial" w:eastAsia="Arial" w:hAnsi="Arial" w:cs="Arial"/>
          <w:sz w:val="24"/>
          <w:szCs w:val="24"/>
        </w:rPr>
        <w:tab/>
      </w:r>
      <w:r w:rsidR="00A551B5" w:rsidRPr="00D01E51">
        <w:rPr>
          <w:rFonts w:ascii="Arial" w:eastAsia="Arial" w:hAnsi="Arial" w:cs="Arial"/>
          <w:sz w:val="24"/>
          <w:szCs w:val="24"/>
        </w:rPr>
        <w:t>The Hardware Development that is used during development is displayed in Table 1. These tools are vital in developing the project although researchers already have it on hand. It is necessary to include this information to determine the recommended specifications for the system to run.</w:t>
      </w:r>
    </w:p>
    <w:p w14:paraId="00000163" w14:textId="77777777" w:rsidR="00476E63" w:rsidRPr="00D01E51" w:rsidRDefault="00A551B5" w:rsidP="00D01E51">
      <w:pPr>
        <w:widowControl/>
        <w:numPr>
          <w:ilvl w:val="0"/>
          <w:numId w:val="3"/>
        </w:numPr>
        <w:pBdr>
          <w:top w:val="nil"/>
          <w:left w:val="nil"/>
          <w:bottom w:val="nil"/>
          <w:right w:val="nil"/>
          <w:between w:val="nil"/>
        </w:pBdr>
        <w:spacing w:line="480" w:lineRule="auto"/>
        <w:ind w:left="720"/>
        <w:jc w:val="both"/>
        <w:rPr>
          <w:rFonts w:ascii="Arial" w:eastAsia="Arial" w:hAnsi="Arial" w:cs="Arial"/>
          <w:sz w:val="24"/>
          <w:szCs w:val="24"/>
        </w:rPr>
      </w:pPr>
      <w:r w:rsidRPr="00D01E51">
        <w:rPr>
          <w:rFonts w:ascii="Arial" w:eastAsia="Arial" w:hAnsi="Arial" w:cs="Arial"/>
          <w:sz w:val="24"/>
          <w:szCs w:val="24"/>
        </w:rPr>
        <w:t>Software Development tools costs</w:t>
      </w:r>
    </w:p>
    <w:tbl>
      <w:tblPr>
        <w:tblStyle w:val="a0"/>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2939"/>
        <w:gridCol w:w="3055"/>
      </w:tblGrid>
      <w:tr w:rsidR="00D01E51" w:rsidRPr="00D01E51" w14:paraId="267C8F6F" w14:textId="77777777" w:rsidTr="00390870">
        <w:trPr>
          <w:trHeight w:val="20"/>
        </w:trPr>
        <w:tc>
          <w:tcPr>
            <w:tcW w:w="2996" w:type="dxa"/>
            <w:vAlign w:val="center"/>
          </w:tcPr>
          <w:p w14:paraId="00000164" w14:textId="77777777" w:rsidR="00476E63" w:rsidRPr="00D01E51" w:rsidRDefault="00A551B5" w:rsidP="00C25650">
            <w:pPr>
              <w:widowControl/>
              <w:spacing w:before="80" w:after="80"/>
              <w:jc w:val="both"/>
              <w:rPr>
                <w:rFonts w:ascii="Arial" w:eastAsia="Arial" w:hAnsi="Arial" w:cs="Arial"/>
                <w:b/>
                <w:sz w:val="24"/>
                <w:szCs w:val="24"/>
              </w:rPr>
            </w:pPr>
            <w:r w:rsidRPr="00D01E51">
              <w:rPr>
                <w:rFonts w:ascii="Arial" w:eastAsia="Arial" w:hAnsi="Arial" w:cs="Arial"/>
                <w:b/>
                <w:sz w:val="24"/>
                <w:szCs w:val="24"/>
              </w:rPr>
              <w:t>Tool</w:t>
            </w:r>
          </w:p>
        </w:tc>
        <w:tc>
          <w:tcPr>
            <w:tcW w:w="2939" w:type="dxa"/>
            <w:vAlign w:val="center"/>
          </w:tcPr>
          <w:p w14:paraId="00000165" w14:textId="77777777" w:rsidR="00476E63" w:rsidRPr="00D01E51" w:rsidRDefault="00A551B5" w:rsidP="00C25650">
            <w:pPr>
              <w:widowControl/>
              <w:spacing w:before="80" w:after="80"/>
              <w:jc w:val="both"/>
              <w:rPr>
                <w:rFonts w:ascii="Arial" w:eastAsia="Arial" w:hAnsi="Arial" w:cs="Arial"/>
                <w:b/>
                <w:sz w:val="24"/>
                <w:szCs w:val="24"/>
              </w:rPr>
            </w:pPr>
            <w:r w:rsidRPr="00D01E51">
              <w:rPr>
                <w:rFonts w:ascii="Arial" w:eastAsia="Arial" w:hAnsi="Arial" w:cs="Arial"/>
                <w:b/>
                <w:sz w:val="24"/>
                <w:szCs w:val="24"/>
              </w:rPr>
              <w:t>Specifications</w:t>
            </w:r>
          </w:p>
        </w:tc>
        <w:tc>
          <w:tcPr>
            <w:tcW w:w="3055" w:type="dxa"/>
            <w:vAlign w:val="center"/>
          </w:tcPr>
          <w:p w14:paraId="00000166" w14:textId="77777777" w:rsidR="00476E63" w:rsidRPr="00D01E51" w:rsidRDefault="00A551B5" w:rsidP="00C25650">
            <w:pPr>
              <w:widowControl/>
              <w:spacing w:before="80" w:after="80"/>
              <w:jc w:val="both"/>
              <w:rPr>
                <w:rFonts w:ascii="Arial" w:eastAsia="Arial" w:hAnsi="Arial" w:cs="Arial"/>
                <w:b/>
                <w:sz w:val="24"/>
                <w:szCs w:val="24"/>
              </w:rPr>
            </w:pPr>
            <w:r w:rsidRPr="00D01E51">
              <w:rPr>
                <w:rFonts w:ascii="Arial" w:eastAsia="Arial" w:hAnsi="Arial" w:cs="Arial"/>
                <w:b/>
                <w:sz w:val="24"/>
                <w:szCs w:val="24"/>
              </w:rPr>
              <w:t>Costs</w:t>
            </w:r>
          </w:p>
        </w:tc>
      </w:tr>
      <w:tr w:rsidR="00D01E51" w:rsidRPr="00D01E51" w14:paraId="139766ED" w14:textId="77777777" w:rsidTr="00390870">
        <w:trPr>
          <w:trHeight w:val="20"/>
        </w:trPr>
        <w:tc>
          <w:tcPr>
            <w:tcW w:w="2996" w:type="dxa"/>
            <w:vAlign w:val="center"/>
          </w:tcPr>
          <w:p w14:paraId="00000167" w14:textId="77777777" w:rsidR="00476E63" w:rsidRPr="00D01E51" w:rsidRDefault="00A551B5" w:rsidP="00C25650">
            <w:pPr>
              <w:widowControl/>
              <w:spacing w:before="80" w:after="80"/>
              <w:jc w:val="both"/>
              <w:rPr>
                <w:rFonts w:ascii="Arial" w:eastAsia="Arial" w:hAnsi="Arial" w:cs="Arial"/>
                <w:sz w:val="24"/>
                <w:szCs w:val="24"/>
              </w:rPr>
            </w:pPr>
            <w:r w:rsidRPr="00D01E51">
              <w:rPr>
                <w:rFonts w:ascii="Arial" w:eastAsia="Arial" w:hAnsi="Arial" w:cs="Arial"/>
                <w:sz w:val="24"/>
                <w:szCs w:val="24"/>
              </w:rPr>
              <w:t>Front-end tools</w:t>
            </w:r>
          </w:p>
        </w:tc>
        <w:tc>
          <w:tcPr>
            <w:tcW w:w="2939" w:type="dxa"/>
            <w:vAlign w:val="center"/>
          </w:tcPr>
          <w:p w14:paraId="00000168" w14:textId="77777777" w:rsidR="00476E63" w:rsidRPr="00D01E51" w:rsidRDefault="00A551B5" w:rsidP="00C25650">
            <w:pPr>
              <w:widowControl/>
              <w:spacing w:before="80" w:after="80"/>
              <w:jc w:val="both"/>
              <w:rPr>
                <w:rFonts w:ascii="Arial" w:eastAsia="Arial" w:hAnsi="Arial" w:cs="Arial"/>
                <w:sz w:val="24"/>
                <w:szCs w:val="24"/>
              </w:rPr>
            </w:pPr>
            <w:r w:rsidRPr="00D01E51">
              <w:rPr>
                <w:rFonts w:ascii="Arial" w:eastAsia="Arial" w:hAnsi="Arial" w:cs="Arial"/>
                <w:sz w:val="24"/>
                <w:szCs w:val="24"/>
              </w:rPr>
              <w:t>React, sass, JavaScript</w:t>
            </w:r>
          </w:p>
        </w:tc>
        <w:tc>
          <w:tcPr>
            <w:tcW w:w="3055" w:type="dxa"/>
            <w:vAlign w:val="center"/>
          </w:tcPr>
          <w:p w14:paraId="00000169" w14:textId="77777777" w:rsidR="00476E63" w:rsidRPr="00D01E51" w:rsidRDefault="00A551B5" w:rsidP="00C25650">
            <w:pPr>
              <w:widowControl/>
              <w:spacing w:before="80" w:after="80"/>
              <w:jc w:val="both"/>
              <w:rPr>
                <w:rFonts w:ascii="Arial" w:eastAsia="Arial" w:hAnsi="Arial" w:cs="Arial"/>
                <w:sz w:val="24"/>
                <w:szCs w:val="24"/>
              </w:rPr>
            </w:pPr>
            <w:r w:rsidRPr="00D01E51">
              <w:rPr>
                <w:rFonts w:ascii="Arial" w:eastAsia="Arial" w:hAnsi="Arial" w:cs="Arial"/>
                <w:sz w:val="24"/>
                <w:szCs w:val="24"/>
              </w:rPr>
              <w:t>FREE</w:t>
            </w:r>
          </w:p>
        </w:tc>
      </w:tr>
      <w:tr w:rsidR="00D01E51" w:rsidRPr="00D01E51" w14:paraId="32543E28" w14:textId="77777777" w:rsidTr="00390870">
        <w:trPr>
          <w:trHeight w:val="20"/>
        </w:trPr>
        <w:tc>
          <w:tcPr>
            <w:tcW w:w="2996" w:type="dxa"/>
            <w:vAlign w:val="center"/>
          </w:tcPr>
          <w:p w14:paraId="0000016A" w14:textId="77777777" w:rsidR="00476E63" w:rsidRPr="00D01E51" w:rsidRDefault="00A551B5" w:rsidP="00C25650">
            <w:pPr>
              <w:widowControl/>
              <w:spacing w:before="80" w:after="80"/>
              <w:jc w:val="both"/>
              <w:rPr>
                <w:rFonts w:ascii="Arial" w:eastAsia="Arial" w:hAnsi="Arial" w:cs="Arial"/>
                <w:sz w:val="24"/>
                <w:szCs w:val="24"/>
              </w:rPr>
            </w:pPr>
            <w:r w:rsidRPr="00D01E51">
              <w:rPr>
                <w:rFonts w:ascii="Arial" w:eastAsia="Arial" w:hAnsi="Arial" w:cs="Arial"/>
                <w:sz w:val="24"/>
                <w:szCs w:val="24"/>
              </w:rPr>
              <w:t>Back-end tools</w:t>
            </w:r>
          </w:p>
        </w:tc>
        <w:tc>
          <w:tcPr>
            <w:tcW w:w="2939" w:type="dxa"/>
            <w:vAlign w:val="center"/>
          </w:tcPr>
          <w:p w14:paraId="0000016B" w14:textId="77777777" w:rsidR="00476E63" w:rsidRPr="00D01E51" w:rsidRDefault="00A551B5" w:rsidP="00C25650">
            <w:pPr>
              <w:widowControl/>
              <w:spacing w:before="80" w:after="80"/>
              <w:jc w:val="both"/>
              <w:rPr>
                <w:rFonts w:ascii="Arial" w:eastAsia="Arial" w:hAnsi="Arial" w:cs="Arial"/>
                <w:sz w:val="24"/>
                <w:szCs w:val="24"/>
              </w:rPr>
            </w:pPr>
            <w:r w:rsidRPr="00D01E51">
              <w:rPr>
                <w:rFonts w:ascii="Arial" w:eastAsia="Arial" w:hAnsi="Arial" w:cs="Arial"/>
                <w:sz w:val="24"/>
                <w:szCs w:val="24"/>
              </w:rPr>
              <w:t>Laravel, PHP, JavaScript</w:t>
            </w:r>
          </w:p>
        </w:tc>
        <w:tc>
          <w:tcPr>
            <w:tcW w:w="3055" w:type="dxa"/>
            <w:vAlign w:val="center"/>
          </w:tcPr>
          <w:p w14:paraId="0000016C" w14:textId="77777777" w:rsidR="00476E63" w:rsidRPr="00D01E51" w:rsidRDefault="00A551B5" w:rsidP="00C25650">
            <w:pPr>
              <w:widowControl/>
              <w:spacing w:before="80" w:after="80"/>
              <w:jc w:val="both"/>
              <w:rPr>
                <w:rFonts w:ascii="Arial" w:eastAsia="Arial" w:hAnsi="Arial" w:cs="Arial"/>
                <w:sz w:val="24"/>
                <w:szCs w:val="24"/>
              </w:rPr>
            </w:pPr>
            <w:r w:rsidRPr="00D01E51">
              <w:rPr>
                <w:rFonts w:ascii="Arial" w:eastAsia="Arial" w:hAnsi="Arial" w:cs="Arial"/>
                <w:sz w:val="24"/>
                <w:szCs w:val="24"/>
              </w:rPr>
              <w:t>FREE</w:t>
            </w:r>
          </w:p>
        </w:tc>
      </w:tr>
      <w:tr w:rsidR="00D01E51" w:rsidRPr="00D01E51" w14:paraId="64E156E0" w14:textId="77777777" w:rsidTr="00390870">
        <w:trPr>
          <w:trHeight w:val="20"/>
        </w:trPr>
        <w:tc>
          <w:tcPr>
            <w:tcW w:w="2996" w:type="dxa"/>
            <w:vAlign w:val="center"/>
          </w:tcPr>
          <w:p w14:paraId="0000016D" w14:textId="77777777" w:rsidR="00476E63" w:rsidRPr="00D01E51" w:rsidRDefault="00A551B5" w:rsidP="00C25650">
            <w:pPr>
              <w:widowControl/>
              <w:spacing w:before="80" w:after="80"/>
              <w:jc w:val="both"/>
              <w:rPr>
                <w:rFonts w:ascii="Arial" w:eastAsia="Arial" w:hAnsi="Arial" w:cs="Arial"/>
                <w:sz w:val="24"/>
                <w:szCs w:val="24"/>
              </w:rPr>
            </w:pPr>
            <w:r w:rsidRPr="00D01E51">
              <w:rPr>
                <w:rFonts w:ascii="Arial" w:eastAsia="Arial" w:hAnsi="Arial" w:cs="Arial"/>
                <w:sz w:val="24"/>
                <w:szCs w:val="24"/>
              </w:rPr>
              <w:t>Database</w:t>
            </w:r>
          </w:p>
        </w:tc>
        <w:tc>
          <w:tcPr>
            <w:tcW w:w="2939" w:type="dxa"/>
            <w:vAlign w:val="center"/>
          </w:tcPr>
          <w:p w14:paraId="0000016E" w14:textId="77777777" w:rsidR="00476E63" w:rsidRPr="00D01E51" w:rsidRDefault="00A551B5" w:rsidP="00C25650">
            <w:pPr>
              <w:widowControl/>
              <w:spacing w:before="80" w:after="80"/>
              <w:jc w:val="both"/>
              <w:rPr>
                <w:rFonts w:ascii="Arial" w:eastAsia="Arial" w:hAnsi="Arial" w:cs="Arial"/>
                <w:sz w:val="24"/>
                <w:szCs w:val="24"/>
              </w:rPr>
            </w:pPr>
            <w:r w:rsidRPr="00D01E51">
              <w:rPr>
                <w:rFonts w:ascii="Arial" w:eastAsia="Arial" w:hAnsi="Arial" w:cs="Arial"/>
                <w:sz w:val="24"/>
                <w:szCs w:val="24"/>
              </w:rPr>
              <w:t>MySQL, XAMPP</w:t>
            </w:r>
          </w:p>
        </w:tc>
        <w:tc>
          <w:tcPr>
            <w:tcW w:w="3055" w:type="dxa"/>
            <w:vAlign w:val="center"/>
          </w:tcPr>
          <w:p w14:paraId="0000016F" w14:textId="77777777" w:rsidR="00476E63" w:rsidRPr="00D01E51" w:rsidRDefault="00A551B5" w:rsidP="00C25650">
            <w:pPr>
              <w:widowControl/>
              <w:spacing w:before="80" w:after="80"/>
              <w:jc w:val="both"/>
              <w:rPr>
                <w:rFonts w:ascii="Arial" w:eastAsia="Arial" w:hAnsi="Arial" w:cs="Arial"/>
                <w:sz w:val="24"/>
                <w:szCs w:val="24"/>
              </w:rPr>
            </w:pPr>
            <w:r w:rsidRPr="00D01E51">
              <w:rPr>
                <w:rFonts w:ascii="Arial" w:eastAsia="Arial" w:hAnsi="Arial" w:cs="Arial"/>
                <w:sz w:val="24"/>
                <w:szCs w:val="24"/>
              </w:rPr>
              <w:t>FREE</w:t>
            </w:r>
          </w:p>
        </w:tc>
      </w:tr>
      <w:tr w:rsidR="00D01E51" w:rsidRPr="00D01E51" w14:paraId="33CEC11E" w14:textId="77777777" w:rsidTr="00390870">
        <w:trPr>
          <w:trHeight w:val="20"/>
        </w:trPr>
        <w:tc>
          <w:tcPr>
            <w:tcW w:w="2996" w:type="dxa"/>
            <w:vAlign w:val="center"/>
          </w:tcPr>
          <w:p w14:paraId="00000170" w14:textId="77777777" w:rsidR="00476E63" w:rsidRPr="00D01E51" w:rsidRDefault="00A551B5" w:rsidP="00C25650">
            <w:pPr>
              <w:widowControl/>
              <w:spacing w:before="80" w:after="80"/>
              <w:jc w:val="both"/>
              <w:rPr>
                <w:rFonts w:ascii="Arial" w:eastAsia="Arial" w:hAnsi="Arial" w:cs="Arial"/>
                <w:sz w:val="24"/>
                <w:szCs w:val="24"/>
              </w:rPr>
            </w:pPr>
            <w:r w:rsidRPr="00D01E51">
              <w:rPr>
                <w:rFonts w:ascii="Arial" w:eastAsia="Arial" w:hAnsi="Arial" w:cs="Arial"/>
                <w:sz w:val="24"/>
                <w:szCs w:val="24"/>
              </w:rPr>
              <w:t>AI tools</w:t>
            </w:r>
          </w:p>
        </w:tc>
        <w:tc>
          <w:tcPr>
            <w:tcW w:w="2939" w:type="dxa"/>
            <w:vAlign w:val="center"/>
          </w:tcPr>
          <w:p w14:paraId="00000171" w14:textId="77777777" w:rsidR="00476E63" w:rsidRPr="00D01E51" w:rsidRDefault="00A551B5" w:rsidP="00C25650">
            <w:pPr>
              <w:widowControl/>
              <w:spacing w:before="80" w:after="80"/>
              <w:jc w:val="both"/>
              <w:rPr>
                <w:rFonts w:ascii="Arial" w:eastAsia="Arial" w:hAnsi="Arial" w:cs="Arial"/>
                <w:sz w:val="24"/>
                <w:szCs w:val="24"/>
              </w:rPr>
            </w:pPr>
            <w:r w:rsidRPr="00D01E51">
              <w:rPr>
                <w:rFonts w:ascii="Arial" w:eastAsia="Arial" w:hAnsi="Arial" w:cs="Arial"/>
                <w:sz w:val="24"/>
                <w:szCs w:val="24"/>
              </w:rPr>
              <w:t>Python, Prophet</w:t>
            </w:r>
          </w:p>
        </w:tc>
        <w:tc>
          <w:tcPr>
            <w:tcW w:w="3055" w:type="dxa"/>
            <w:vAlign w:val="center"/>
          </w:tcPr>
          <w:p w14:paraId="00000172" w14:textId="77777777" w:rsidR="00476E63" w:rsidRPr="00D01E51" w:rsidRDefault="00A551B5" w:rsidP="00C25650">
            <w:pPr>
              <w:widowControl/>
              <w:spacing w:before="80" w:after="80"/>
              <w:jc w:val="both"/>
              <w:rPr>
                <w:rFonts w:ascii="Arial" w:eastAsia="Arial" w:hAnsi="Arial" w:cs="Arial"/>
                <w:sz w:val="24"/>
                <w:szCs w:val="24"/>
              </w:rPr>
            </w:pPr>
            <w:r w:rsidRPr="00D01E51">
              <w:rPr>
                <w:rFonts w:ascii="Arial" w:eastAsia="Arial" w:hAnsi="Arial" w:cs="Arial"/>
                <w:sz w:val="24"/>
                <w:szCs w:val="24"/>
              </w:rPr>
              <w:t>FREE</w:t>
            </w:r>
          </w:p>
        </w:tc>
      </w:tr>
      <w:tr w:rsidR="001022B2" w:rsidRPr="00D01E51" w14:paraId="499B407D" w14:textId="77777777" w:rsidTr="00390870">
        <w:trPr>
          <w:trHeight w:val="50"/>
        </w:trPr>
        <w:tc>
          <w:tcPr>
            <w:tcW w:w="5935" w:type="dxa"/>
            <w:gridSpan w:val="2"/>
            <w:vAlign w:val="center"/>
          </w:tcPr>
          <w:p w14:paraId="1031516E" w14:textId="3D11E5D5" w:rsidR="001022B2" w:rsidRPr="00D01E51" w:rsidRDefault="001022B2" w:rsidP="00C25650">
            <w:pPr>
              <w:widowControl/>
              <w:spacing w:before="80" w:after="80"/>
              <w:jc w:val="both"/>
              <w:rPr>
                <w:rFonts w:ascii="Arial" w:eastAsia="Arial" w:hAnsi="Arial" w:cs="Arial"/>
                <w:b/>
                <w:bCs/>
                <w:sz w:val="24"/>
                <w:szCs w:val="24"/>
              </w:rPr>
            </w:pPr>
            <w:r w:rsidRPr="00D01E51">
              <w:rPr>
                <w:rFonts w:ascii="Arial" w:eastAsia="Arial" w:hAnsi="Arial" w:cs="Arial"/>
                <w:b/>
                <w:bCs/>
                <w:sz w:val="24"/>
                <w:szCs w:val="24"/>
              </w:rPr>
              <w:lastRenderedPageBreak/>
              <w:t>Total:</w:t>
            </w:r>
          </w:p>
        </w:tc>
        <w:tc>
          <w:tcPr>
            <w:tcW w:w="3055" w:type="dxa"/>
            <w:vAlign w:val="center"/>
          </w:tcPr>
          <w:p w14:paraId="59AFD56B" w14:textId="5D3EA5A3" w:rsidR="001022B2" w:rsidRPr="00D01E51" w:rsidRDefault="001022B2" w:rsidP="00C25650">
            <w:pPr>
              <w:widowControl/>
              <w:spacing w:before="80" w:after="80"/>
              <w:jc w:val="both"/>
              <w:rPr>
                <w:rFonts w:ascii="Arial" w:eastAsia="Arial" w:hAnsi="Arial" w:cs="Arial"/>
                <w:sz w:val="24"/>
                <w:szCs w:val="24"/>
              </w:rPr>
            </w:pPr>
            <w:r w:rsidRPr="00D01E51">
              <w:rPr>
                <w:rFonts w:ascii="Arial" w:eastAsia="Arial" w:hAnsi="Arial" w:cs="Arial"/>
                <w:sz w:val="24"/>
                <w:szCs w:val="24"/>
              </w:rPr>
              <w:t>0</w:t>
            </w:r>
          </w:p>
        </w:tc>
      </w:tr>
    </w:tbl>
    <w:p w14:paraId="0000017C" w14:textId="2A6C737F" w:rsidR="00476E63" w:rsidRPr="00D01E51" w:rsidRDefault="00A551B5" w:rsidP="00D01E51">
      <w:pPr>
        <w:widowControl/>
        <w:spacing w:line="480" w:lineRule="auto"/>
        <w:jc w:val="both"/>
        <w:rPr>
          <w:rFonts w:ascii="Arial" w:eastAsia="Arial" w:hAnsi="Arial" w:cs="Arial"/>
          <w:sz w:val="24"/>
          <w:szCs w:val="24"/>
        </w:rPr>
      </w:pPr>
      <w:r w:rsidRPr="00D01E51">
        <w:rPr>
          <w:rFonts w:ascii="Arial" w:eastAsia="Arial" w:hAnsi="Arial" w:cs="Arial"/>
          <w:b/>
          <w:sz w:val="24"/>
          <w:szCs w:val="24"/>
        </w:rPr>
        <w:tab/>
      </w:r>
      <w:r w:rsidRPr="00D01E51">
        <w:rPr>
          <w:rFonts w:ascii="Arial" w:eastAsia="Arial" w:hAnsi="Arial" w:cs="Arial"/>
          <w:b/>
          <w:sz w:val="24"/>
          <w:szCs w:val="24"/>
        </w:rPr>
        <w:tab/>
      </w:r>
      <w:r w:rsidRPr="00D01E51">
        <w:rPr>
          <w:rFonts w:ascii="Arial" w:eastAsia="Arial" w:hAnsi="Arial" w:cs="Arial"/>
          <w:b/>
          <w:sz w:val="24"/>
          <w:szCs w:val="24"/>
        </w:rPr>
        <w:tab/>
      </w:r>
      <w:r w:rsidRPr="00D01E51">
        <w:rPr>
          <w:rFonts w:ascii="Arial" w:eastAsia="Arial" w:hAnsi="Arial" w:cs="Arial"/>
          <w:b/>
          <w:sz w:val="24"/>
          <w:szCs w:val="24"/>
        </w:rPr>
        <w:tab/>
      </w:r>
      <w:r w:rsidRPr="00D01E51">
        <w:rPr>
          <w:rFonts w:ascii="Arial" w:eastAsia="Arial" w:hAnsi="Arial" w:cs="Arial"/>
          <w:b/>
          <w:sz w:val="24"/>
          <w:szCs w:val="24"/>
        </w:rPr>
        <w:tab/>
      </w:r>
      <w:r w:rsidRPr="00D01E51">
        <w:rPr>
          <w:rFonts w:ascii="Arial" w:eastAsia="Arial" w:hAnsi="Arial" w:cs="Arial"/>
          <w:b/>
          <w:sz w:val="24"/>
          <w:szCs w:val="24"/>
        </w:rPr>
        <w:tab/>
      </w:r>
      <w:r w:rsidRPr="00D01E51">
        <w:rPr>
          <w:rFonts w:ascii="Arial" w:eastAsia="Arial" w:hAnsi="Arial" w:cs="Arial"/>
          <w:b/>
          <w:sz w:val="24"/>
          <w:szCs w:val="24"/>
        </w:rPr>
        <w:tab/>
      </w:r>
    </w:p>
    <w:p w14:paraId="0000017D" w14:textId="77777777" w:rsidR="00476E63" w:rsidRPr="00D01E51" w:rsidRDefault="00A551B5" w:rsidP="00D01E51">
      <w:pPr>
        <w:widowControl/>
        <w:spacing w:line="480" w:lineRule="auto"/>
        <w:jc w:val="both"/>
        <w:rPr>
          <w:rFonts w:ascii="Arial" w:eastAsia="Arial" w:hAnsi="Arial" w:cs="Arial"/>
          <w:b/>
          <w:sz w:val="24"/>
          <w:szCs w:val="24"/>
        </w:rPr>
      </w:pPr>
      <w:r w:rsidRPr="00D01E51">
        <w:rPr>
          <w:rFonts w:ascii="Arial" w:eastAsia="Arial" w:hAnsi="Arial" w:cs="Arial"/>
          <w:b/>
          <w:sz w:val="24"/>
          <w:szCs w:val="24"/>
        </w:rPr>
        <w:t>Table 2. Software Development Costs</w:t>
      </w:r>
    </w:p>
    <w:p w14:paraId="0000017E" w14:textId="4C47A4DC" w:rsidR="00476E63" w:rsidRPr="00D01E51" w:rsidRDefault="005034BD" w:rsidP="00D01E51">
      <w:pPr>
        <w:widowControl/>
        <w:spacing w:line="480" w:lineRule="auto"/>
        <w:jc w:val="both"/>
        <w:rPr>
          <w:rFonts w:ascii="Arial" w:eastAsia="Arial" w:hAnsi="Arial" w:cs="Arial"/>
          <w:sz w:val="24"/>
          <w:szCs w:val="24"/>
        </w:rPr>
      </w:pPr>
      <w:r w:rsidRPr="00D01E51">
        <w:rPr>
          <w:rFonts w:ascii="Arial" w:eastAsia="Arial" w:hAnsi="Arial" w:cs="Arial"/>
          <w:sz w:val="24"/>
          <w:szCs w:val="24"/>
        </w:rPr>
        <w:tab/>
      </w:r>
      <w:r w:rsidR="00A551B5" w:rsidRPr="00D01E51">
        <w:rPr>
          <w:rFonts w:ascii="Arial" w:eastAsia="Arial" w:hAnsi="Arial" w:cs="Arial"/>
          <w:sz w:val="24"/>
          <w:szCs w:val="24"/>
        </w:rPr>
        <w:t xml:space="preserve">The Software Development tools are used during development are displayed in Table 2. This table pertains to the expenses related to utilization of development tools and technologies that </w:t>
      </w:r>
      <w:r w:rsidRPr="00D01E51">
        <w:rPr>
          <w:rFonts w:ascii="Arial" w:eastAsia="Arial" w:hAnsi="Arial" w:cs="Arial"/>
          <w:sz w:val="24"/>
          <w:szCs w:val="24"/>
        </w:rPr>
        <w:t>are</w:t>
      </w:r>
      <w:r w:rsidR="00A551B5" w:rsidRPr="00D01E51">
        <w:rPr>
          <w:rFonts w:ascii="Arial" w:eastAsia="Arial" w:hAnsi="Arial" w:cs="Arial"/>
          <w:sz w:val="24"/>
          <w:szCs w:val="24"/>
        </w:rPr>
        <w:t xml:space="preserve"> vital for </w:t>
      </w:r>
      <w:r w:rsidRPr="00D01E51">
        <w:rPr>
          <w:rFonts w:ascii="Arial" w:eastAsia="Arial" w:hAnsi="Arial" w:cs="Arial"/>
          <w:sz w:val="24"/>
          <w:szCs w:val="24"/>
        </w:rPr>
        <w:t>software</w:t>
      </w:r>
      <w:r w:rsidR="00A551B5" w:rsidRPr="00D01E51">
        <w:rPr>
          <w:rFonts w:ascii="Arial" w:eastAsia="Arial" w:hAnsi="Arial" w:cs="Arial"/>
          <w:sz w:val="24"/>
          <w:szCs w:val="24"/>
        </w:rPr>
        <w:t xml:space="preserve"> development, designs and documentation.</w:t>
      </w:r>
    </w:p>
    <w:p w14:paraId="0000017F" w14:textId="77777777" w:rsidR="00476E63" w:rsidRPr="00D01E51" w:rsidRDefault="00A551B5" w:rsidP="00D01E51">
      <w:pPr>
        <w:widowControl/>
        <w:numPr>
          <w:ilvl w:val="0"/>
          <w:numId w:val="3"/>
        </w:numPr>
        <w:pBdr>
          <w:top w:val="nil"/>
          <w:left w:val="nil"/>
          <w:bottom w:val="nil"/>
          <w:right w:val="nil"/>
          <w:between w:val="nil"/>
        </w:pBdr>
        <w:spacing w:line="480" w:lineRule="auto"/>
        <w:ind w:left="720"/>
        <w:jc w:val="both"/>
        <w:rPr>
          <w:rFonts w:ascii="Arial" w:eastAsia="Arial" w:hAnsi="Arial" w:cs="Arial"/>
          <w:sz w:val="24"/>
          <w:szCs w:val="24"/>
        </w:rPr>
      </w:pPr>
      <w:r w:rsidRPr="00D01E51">
        <w:rPr>
          <w:rFonts w:ascii="Arial" w:eastAsia="Arial" w:hAnsi="Arial" w:cs="Arial"/>
          <w:sz w:val="24"/>
          <w:szCs w:val="24"/>
        </w:rPr>
        <w:t>Utility costs</w:t>
      </w:r>
    </w:p>
    <w:tbl>
      <w:tblPr>
        <w:tblStyle w:val="a1"/>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5"/>
        <w:gridCol w:w="4495"/>
      </w:tblGrid>
      <w:tr w:rsidR="00D01E51" w:rsidRPr="00D01E51" w14:paraId="3EEDF44F" w14:textId="77777777" w:rsidTr="001F6CA4">
        <w:trPr>
          <w:trHeight w:val="20"/>
        </w:trPr>
        <w:tc>
          <w:tcPr>
            <w:tcW w:w="4495" w:type="dxa"/>
            <w:vAlign w:val="center"/>
          </w:tcPr>
          <w:p w14:paraId="00000180" w14:textId="77777777" w:rsidR="00476E63" w:rsidRPr="00D01E51" w:rsidRDefault="00A551B5" w:rsidP="00C25650">
            <w:pPr>
              <w:widowControl/>
              <w:spacing w:before="80" w:after="80"/>
              <w:jc w:val="both"/>
              <w:rPr>
                <w:rFonts w:ascii="Arial" w:eastAsia="Arial" w:hAnsi="Arial" w:cs="Arial"/>
                <w:b/>
                <w:sz w:val="24"/>
                <w:szCs w:val="24"/>
              </w:rPr>
            </w:pPr>
            <w:r w:rsidRPr="00D01E51">
              <w:rPr>
                <w:rFonts w:ascii="Arial" w:eastAsia="Arial" w:hAnsi="Arial" w:cs="Arial"/>
                <w:b/>
                <w:sz w:val="24"/>
                <w:szCs w:val="24"/>
              </w:rPr>
              <w:t>Utility</w:t>
            </w:r>
          </w:p>
        </w:tc>
        <w:tc>
          <w:tcPr>
            <w:tcW w:w="4495" w:type="dxa"/>
            <w:vAlign w:val="center"/>
          </w:tcPr>
          <w:p w14:paraId="00000181" w14:textId="77777777" w:rsidR="00476E63" w:rsidRPr="00D01E51" w:rsidRDefault="00A551B5" w:rsidP="00C25650">
            <w:pPr>
              <w:widowControl/>
              <w:spacing w:before="80" w:after="80"/>
              <w:jc w:val="both"/>
              <w:rPr>
                <w:rFonts w:ascii="Arial" w:eastAsia="Arial" w:hAnsi="Arial" w:cs="Arial"/>
                <w:b/>
                <w:sz w:val="24"/>
                <w:szCs w:val="24"/>
              </w:rPr>
            </w:pPr>
            <w:r w:rsidRPr="00D01E51">
              <w:rPr>
                <w:rFonts w:ascii="Arial" w:eastAsia="Arial" w:hAnsi="Arial" w:cs="Arial"/>
                <w:b/>
                <w:sz w:val="24"/>
                <w:szCs w:val="24"/>
              </w:rPr>
              <w:t>Costs</w:t>
            </w:r>
          </w:p>
        </w:tc>
      </w:tr>
      <w:tr w:rsidR="00D01E51" w:rsidRPr="00D01E51" w14:paraId="49C2603A" w14:textId="77777777" w:rsidTr="001F6CA4">
        <w:trPr>
          <w:trHeight w:val="20"/>
        </w:trPr>
        <w:tc>
          <w:tcPr>
            <w:tcW w:w="4495" w:type="dxa"/>
            <w:vAlign w:val="center"/>
          </w:tcPr>
          <w:p w14:paraId="00000182" w14:textId="77777777" w:rsidR="00476E63" w:rsidRPr="00D01E51" w:rsidRDefault="00A551B5" w:rsidP="00C25650">
            <w:pPr>
              <w:widowControl/>
              <w:spacing w:before="80" w:after="80"/>
              <w:jc w:val="both"/>
              <w:rPr>
                <w:rFonts w:ascii="Arial" w:eastAsia="Arial" w:hAnsi="Arial" w:cs="Arial"/>
                <w:sz w:val="24"/>
                <w:szCs w:val="24"/>
              </w:rPr>
            </w:pPr>
            <w:r w:rsidRPr="00D01E51">
              <w:rPr>
                <w:rFonts w:ascii="Arial" w:eastAsia="Arial" w:hAnsi="Arial" w:cs="Arial"/>
                <w:sz w:val="24"/>
                <w:szCs w:val="24"/>
              </w:rPr>
              <w:t>Electricity</w:t>
            </w:r>
          </w:p>
        </w:tc>
        <w:tc>
          <w:tcPr>
            <w:tcW w:w="4495" w:type="dxa"/>
            <w:vAlign w:val="center"/>
          </w:tcPr>
          <w:p w14:paraId="00000183" w14:textId="4A7CC268" w:rsidR="00476E63" w:rsidRPr="00D01E51" w:rsidRDefault="00A551B5" w:rsidP="00C25650">
            <w:pPr>
              <w:widowControl/>
              <w:spacing w:before="80" w:after="80"/>
              <w:jc w:val="both"/>
              <w:rPr>
                <w:rFonts w:ascii="Arial" w:eastAsia="Arial" w:hAnsi="Arial" w:cs="Arial"/>
                <w:sz w:val="24"/>
                <w:szCs w:val="24"/>
              </w:rPr>
            </w:pPr>
            <w:r w:rsidRPr="00D01E51">
              <w:rPr>
                <w:rFonts w:ascii="Arial" w:eastAsia="Arial" w:hAnsi="Arial" w:cs="Arial"/>
                <w:sz w:val="24"/>
                <w:szCs w:val="24"/>
              </w:rPr>
              <w:t>1,000</w:t>
            </w:r>
            <w:r w:rsidR="001022B2" w:rsidRPr="00D01E51">
              <w:rPr>
                <w:rFonts w:ascii="Arial" w:eastAsia="Arial" w:hAnsi="Arial" w:cs="Arial"/>
                <w:sz w:val="24"/>
                <w:szCs w:val="24"/>
              </w:rPr>
              <w:t xml:space="preserve"> </w:t>
            </w:r>
            <w:r w:rsidRPr="00D01E51">
              <w:rPr>
                <w:rFonts w:ascii="Arial" w:eastAsia="Arial" w:hAnsi="Arial" w:cs="Arial"/>
                <w:sz w:val="24"/>
                <w:szCs w:val="24"/>
              </w:rPr>
              <w:t>month</w:t>
            </w:r>
            <w:r w:rsidR="001022B2" w:rsidRPr="00D01E51">
              <w:rPr>
                <w:rFonts w:ascii="Arial" w:eastAsia="Arial" w:hAnsi="Arial" w:cs="Arial"/>
                <w:sz w:val="24"/>
                <w:szCs w:val="24"/>
              </w:rPr>
              <w:t>ly</w:t>
            </w:r>
          </w:p>
        </w:tc>
      </w:tr>
      <w:tr w:rsidR="00D01E51" w:rsidRPr="00D01E51" w14:paraId="40F26FA1" w14:textId="77777777" w:rsidTr="001F6CA4">
        <w:trPr>
          <w:trHeight w:val="20"/>
        </w:trPr>
        <w:tc>
          <w:tcPr>
            <w:tcW w:w="4495" w:type="dxa"/>
            <w:vAlign w:val="center"/>
          </w:tcPr>
          <w:p w14:paraId="00000184" w14:textId="77777777" w:rsidR="00476E63" w:rsidRPr="00D01E51" w:rsidRDefault="00A551B5" w:rsidP="00C25650">
            <w:pPr>
              <w:widowControl/>
              <w:spacing w:before="80" w:after="80"/>
              <w:jc w:val="both"/>
              <w:rPr>
                <w:rFonts w:ascii="Arial" w:eastAsia="Arial" w:hAnsi="Arial" w:cs="Arial"/>
                <w:sz w:val="24"/>
                <w:szCs w:val="24"/>
              </w:rPr>
            </w:pPr>
            <w:r w:rsidRPr="00D01E51">
              <w:rPr>
                <w:rFonts w:ascii="Arial" w:eastAsia="Arial" w:hAnsi="Arial" w:cs="Arial"/>
                <w:sz w:val="24"/>
                <w:szCs w:val="24"/>
              </w:rPr>
              <w:t>Internet Connection</w:t>
            </w:r>
          </w:p>
        </w:tc>
        <w:tc>
          <w:tcPr>
            <w:tcW w:w="4495" w:type="dxa"/>
            <w:vAlign w:val="center"/>
          </w:tcPr>
          <w:p w14:paraId="00000185" w14:textId="6DC0CD74" w:rsidR="00476E63" w:rsidRPr="00D01E51" w:rsidRDefault="00A551B5" w:rsidP="00C25650">
            <w:pPr>
              <w:widowControl/>
              <w:tabs>
                <w:tab w:val="center" w:pos="2139"/>
                <w:tab w:val="right" w:pos="4279"/>
              </w:tabs>
              <w:spacing w:before="80" w:after="80"/>
              <w:jc w:val="both"/>
              <w:rPr>
                <w:rFonts w:ascii="Arial" w:eastAsia="Arial" w:hAnsi="Arial" w:cs="Arial"/>
                <w:sz w:val="24"/>
                <w:szCs w:val="24"/>
              </w:rPr>
            </w:pPr>
            <w:r w:rsidRPr="00D01E51">
              <w:rPr>
                <w:rFonts w:ascii="Arial" w:eastAsia="Arial" w:hAnsi="Arial" w:cs="Arial"/>
                <w:sz w:val="24"/>
                <w:szCs w:val="24"/>
              </w:rPr>
              <w:t>1,500</w:t>
            </w:r>
            <w:r w:rsidR="001022B2" w:rsidRPr="00D01E51">
              <w:rPr>
                <w:rFonts w:ascii="Arial" w:eastAsia="Arial" w:hAnsi="Arial" w:cs="Arial"/>
                <w:sz w:val="24"/>
                <w:szCs w:val="24"/>
              </w:rPr>
              <w:t xml:space="preserve"> </w:t>
            </w:r>
            <w:r w:rsidRPr="00D01E51">
              <w:rPr>
                <w:rFonts w:ascii="Arial" w:eastAsia="Arial" w:hAnsi="Arial" w:cs="Arial"/>
                <w:sz w:val="24"/>
                <w:szCs w:val="24"/>
              </w:rPr>
              <w:t>month</w:t>
            </w:r>
            <w:r w:rsidR="001022B2" w:rsidRPr="00D01E51">
              <w:rPr>
                <w:rFonts w:ascii="Arial" w:eastAsia="Arial" w:hAnsi="Arial" w:cs="Arial"/>
                <w:sz w:val="24"/>
                <w:szCs w:val="24"/>
              </w:rPr>
              <w:t>ly</w:t>
            </w:r>
          </w:p>
        </w:tc>
      </w:tr>
      <w:tr w:rsidR="001022B2" w:rsidRPr="00D01E51" w14:paraId="414A3C32" w14:textId="77777777" w:rsidTr="001F6CA4">
        <w:trPr>
          <w:trHeight w:val="20"/>
        </w:trPr>
        <w:tc>
          <w:tcPr>
            <w:tcW w:w="4495" w:type="dxa"/>
            <w:vAlign w:val="center"/>
          </w:tcPr>
          <w:p w14:paraId="3E59C362" w14:textId="6B06F3DD" w:rsidR="001022B2" w:rsidRPr="00D01E51" w:rsidRDefault="001022B2" w:rsidP="00C25650">
            <w:pPr>
              <w:widowControl/>
              <w:spacing w:before="80" w:after="80"/>
              <w:jc w:val="both"/>
              <w:rPr>
                <w:rFonts w:ascii="Arial" w:eastAsia="Arial" w:hAnsi="Arial" w:cs="Arial"/>
                <w:sz w:val="24"/>
                <w:szCs w:val="24"/>
              </w:rPr>
            </w:pPr>
            <w:r w:rsidRPr="00D01E51">
              <w:rPr>
                <w:rFonts w:ascii="Arial" w:eastAsia="Arial" w:hAnsi="Arial" w:cs="Arial"/>
                <w:b/>
                <w:bCs/>
                <w:sz w:val="24"/>
                <w:szCs w:val="24"/>
              </w:rPr>
              <w:t>Total:</w:t>
            </w:r>
          </w:p>
        </w:tc>
        <w:tc>
          <w:tcPr>
            <w:tcW w:w="4495" w:type="dxa"/>
            <w:vAlign w:val="center"/>
          </w:tcPr>
          <w:p w14:paraId="14A96311" w14:textId="6D3139E4" w:rsidR="001022B2" w:rsidRPr="00D01E51" w:rsidRDefault="001022B2" w:rsidP="00C25650">
            <w:pPr>
              <w:widowControl/>
              <w:tabs>
                <w:tab w:val="center" w:pos="2139"/>
                <w:tab w:val="right" w:pos="4279"/>
              </w:tabs>
              <w:spacing w:before="80" w:after="80"/>
              <w:jc w:val="both"/>
              <w:rPr>
                <w:rFonts w:ascii="Arial" w:eastAsia="Arial" w:hAnsi="Arial" w:cs="Arial"/>
                <w:sz w:val="24"/>
                <w:szCs w:val="24"/>
              </w:rPr>
            </w:pPr>
            <w:r w:rsidRPr="00D01E51">
              <w:rPr>
                <w:rFonts w:ascii="Arial" w:eastAsia="Arial" w:hAnsi="Arial" w:cs="Arial"/>
                <w:sz w:val="24"/>
                <w:szCs w:val="24"/>
              </w:rPr>
              <w:t>2,500 monthly</w:t>
            </w:r>
          </w:p>
        </w:tc>
      </w:tr>
    </w:tbl>
    <w:p w14:paraId="00000186" w14:textId="652BE1B2" w:rsidR="00476E63" w:rsidRPr="00D01E51" w:rsidRDefault="00A551B5" w:rsidP="00D01E51">
      <w:pPr>
        <w:widowControl/>
        <w:spacing w:line="480" w:lineRule="auto"/>
        <w:jc w:val="both"/>
        <w:rPr>
          <w:rFonts w:ascii="Arial" w:eastAsia="Arial" w:hAnsi="Arial" w:cs="Arial"/>
          <w:sz w:val="24"/>
          <w:szCs w:val="24"/>
        </w:rPr>
      </w:pPr>
      <w:r w:rsidRPr="00D01E51">
        <w:rPr>
          <w:rFonts w:ascii="Arial" w:eastAsia="Arial" w:hAnsi="Arial" w:cs="Arial"/>
          <w:sz w:val="24"/>
          <w:szCs w:val="24"/>
        </w:rPr>
        <w:t xml:space="preserve"> </w:t>
      </w:r>
    </w:p>
    <w:p w14:paraId="00000187" w14:textId="0C2F63AC" w:rsidR="00476E63" w:rsidRPr="00D01E51" w:rsidRDefault="00A551B5" w:rsidP="00D01E51">
      <w:pPr>
        <w:widowControl/>
        <w:spacing w:line="480" w:lineRule="auto"/>
        <w:jc w:val="both"/>
        <w:rPr>
          <w:rFonts w:ascii="Arial" w:eastAsia="Arial" w:hAnsi="Arial" w:cs="Arial"/>
          <w:b/>
          <w:sz w:val="24"/>
          <w:szCs w:val="24"/>
        </w:rPr>
      </w:pPr>
      <w:r w:rsidRPr="00D01E51">
        <w:rPr>
          <w:rFonts w:ascii="Arial" w:eastAsia="Arial" w:hAnsi="Arial" w:cs="Arial"/>
          <w:b/>
          <w:sz w:val="24"/>
          <w:szCs w:val="24"/>
        </w:rPr>
        <w:t>Table 3. Utility Costs</w:t>
      </w:r>
    </w:p>
    <w:p w14:paraId="00000188" w14:textId="3599C448" w:rsidR="00476E63" w:rsidRPr="00D01E51" w:rsidRDefault="005034BD" w:rsidP="00D01E51">
      <w:pPr>
        <w:widowControl/>
        <w:spacing w:line="480" w:lineRule="auto"/>
        <w:jc w:val="both"/>
        <w:rPr>
          <w:rFonts w:ascii="Arial" w:eastAsia="Arial" w:hAnsi="Arial" w:cs="Arial"/>
          <w:sz w:val="24"/>
          <w:szCs w:val="24"/>
        </w:rPr>
      </w:pPr>
      <w:r w:rsidRPr="00D01E51">
        <w:rPr>
          <w:rFonts w:ascii="Arial" w:eastAsia="Arial" w:hAnsi="Arial" w:cs="Arial"/>
          <w:sz w:val="24"/>
          <w:szCs w:val="24"/>
        </w:rPr>
        <w:tab/>
      </w:r>
      <w:r w:rsidR="00A551B5" w:rsidRPr="00D01E51">
        <w:rPr>
          <w:rFonts w:ascii="Arial" w:eastAsia="Arial" w:hAnsi="Arial" w:cs="Arial"/>
          <w:sz w:val="24"/>
          <w:szCs w:val="24"/>
        </w:rPr>
        <w:t xml:space="preserve">The Utility Costs that </w:t>
      </w:r>
      <w:r w:rsidRPr="00D01E51">
        <w:rPr>
          <w:rFonts w:ascii="Arial" w:eastAsia="Arial" w:hAnsi="Arial" w:cs="Arial"/>
          <w:sz w:val="24"/>
          <w:szCs w:val="24"/>
        </w:rPr>
        <w:t>are</w:t>
      </w:r>
      <w:r w:rsidR="00A551B5" w:rsidRPr="00D01E51">
        <w:rPr>
          <w:rFonts w:ascii="Arial" w:eastAsia="Arial" w:hAnsi="Arial" w:cs="Arial"/>
          <w:sz w:val="24"/>
          <w:szCs w:val="24"/>
        </w:rPr>
        <w:t xml:space="preserve"> shown in Table 3 refer to the expenses for the </w:t>
      </w:r>
      <w:r w:rsidRPr="00D01E51">
        <w:rPr>
          <w:rFonts w:ascii="Arial" w:eastAsia="Arial" w:hAnsi="Arial" w:cs="Arial"/>
          <w:sz w:val="24"/>
          <w:szCs w:val="24"/>
        </w:rPr>
        <w:t>necessities</w:t>
      </w:r>
      <w:r w:rsidR="00A551B5" w:rsidRPr="00D01E51">
        <w:rPr>
          <w:rFonts w:ascii="Arial" w:eastAsia="Arial" w:hAnsi="Arial" w:cs="Arial"/>
          <w:sz w:val="24"/>
          <w:szCs w:val="24"/>
        </w:rPr>
        <w:t xml:space="preserve"> required for the researchers to operate a comfortable and functional working environment.</w:t>
      </w:r>
    </w:p>
    <w:p w14:paraId="00000189" w14:textId="77777777" w:rsidR="00476E63" w:rsidRPr="00D01E51" w:rsidRDefault="00A551B5" w:rsidP="00D01E51">
      <w:pPr>
        <w:widowControl/>
        <w:numPr>
          <w:ilvl w:val="0"/>
          <w:numId w:val="3"/>
        </w:numPr>
        <w:pBdr>
          <w:top w:val="nil"/>
          <w:left w:val="nil"/>
          <w:bottom w:val="nil"/>
          <w:right w:val="nil"/>
          <w:between w:val="nil"/>
        </w:pBdr>
        <w:spacing w:line="480" w:lineRule="auto"/>
        <w:ind w:left="720"/>
        <w:jc w:val="both"/>
        <w:rPr>
          <w:rFonts w:ascii="Arial" w:eastAsia="Arial" w:hAnsi="Arial" w:cs="Arial"/>
          <w:sz w:val="24"/>
          <w:szCs w:val="24"/>
        </w:rPr>
      </w:pPr>
      <w:r w:rsidRPr="00D01E51">
        <w:rPr>
          <w:rFonts w:ascii="Arial" w:eastAsia="Arial" w:hAnsi="Arial" w:cs="Arial"/>
          <w:sz w:val="24"/>
          <w:szCs w:val="24"/>
        </w:rPr>
        <w:t>Testing and Deployment costs</w:t>
      </w:r>
    </w:p>
    <w:tbl>
      <w:tblPr>
        <w:tblStyle w:val="a2"/>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2997"/>
        <w:gridCol w:w="2997"/>
      </w:tblGrid>
      <w:tr w:rsidR="00D01E51" w:rsidRPr="00D01E51" w14:paraId="2FB1562C" w14:textId="77777777" w:rsidTr="002F16DC">
        <w:trPr>
          <w:trHeight w:val="20"/>
        </w:trPr>
        <w:tc>
          <w:tcPr>
            <w:tcW w:w="2996" w:type="dxa"/>
            <w:vAlign w:val="center"/>
          </w:tcPr>
          <w:p w14:paraId="0000018A" w14:textId="77777777" w:rsidR="00476E63" w:rsidRPr="00D01E51" w:rsidRDefault="00A551B5" w:rsidP="003B4E8B">
            <w:pPr>
              <w:widowControl/>
              <w:pBdr>
                <w:top w:val="nil"/>
                <w:left w:val="nil"/>
                <w:bottom w:val="nil"/>
                <w:right w:val="nil"/>
                <w:between w:val="nil"/>
              </w:pBdr>
              <w:spacing w:before="80" w:after="80"/>
              <w:jc w:val="both"/>
              <w:rPr>
                <w:rFonts w:ascii="Arial" w:eastAsia="Arial" w:hAnsi="Arial" w:cs="Arial"/>
                <w:b/>
                <w:sz w:val="24"/>
                <w:szCs w:val="24"/>
              </w:rPr>
            </w:pPr>
            <w:r w:rsidRPr="00D01E51">
              <w:rPr>
                <w:rFonts w:ascii="Arial" w:eastAsia="Arial" w:hAnsi="Arial" w:cs="Arial"/>
                <w:b/>
                <w:sz w:val="24"/>
                <w:szCs w:val="24"/>
              </w:rPr>
              <w:t>Items</w:t>
            </w:r>
          </w:p>
        </w:tc>
        <w:tc>
          <w:tcPr>
            <w:tcW w:w="2997" w:type="dxa"/>
            <w:vAlign w:val="center"/>
          </w:tcPr>
          <w:p w14:paraId="0000018B" w14:textId="77777777" w:rsidR="00476E63" w:rsidRPr="00D01E51" w:rsidRDefault="00A551B5" w:rsidP="003B4E8B">
            <w:pPr>
              <w:widowControl/>
              <w:spacing w:before="80" w:after="80"/>
              <w:jc w:val="both"/>
              <w:rPr>
                <w:rFonts w:ascii="Arial" w:eastAsia="Arial" w:hAnsi="Arial" w:cs="Arial"/>
                <w:b/>
                <w:sz w:val="24"/>
                <w:szCs w:val="24"/>
              </w:rPr>
            </w:pPr>
            <w:r w:rsidRPr="00D01E51">
              <w:rPr>
                <w:rFonts w:ascii="Arial" w:eastAsia="Arial" w:hAnsi="Arial" w:cs="Arial"/>
                <w:b/>
                <w:sz w:val="24"/>
                <w:szCs w:val="24"/>
              </w:rPr>
              <w:t>Specifications</w:t>
            </w:r>
          </w:p>
        </w:tc>
        <w:tc>
          <w:tcPr>
            <w:tcW w:w="2997" w:type="dxa"/>
            <w:vAlign w:val="center"/>
          </w:tcPr>
          <w:p w14:paraId="0000018C" w14:textId="77777777" w:rsidR="00476E63" w:rsidRPr="00D01E51" w:rsidRDefault="00A551B5" w:rsidP="003B4E8B">
            <w:pPr>
              <w:widowControl/>
              <w:spacing w:before="80" w:after="80"/>
              <w:jc w:val="both"/>
              <w:rPr>
                <w:rFonts w:ascii="Arial" w:eastAsia="Arial" w:hAnsi="Arial" w:cs="Arial"/>
                <w:b/>
                <w:sz w:val="24"/>
                <w:szCs w:val="24"/>
              </w:rPr>
            </w:pPr>
            <w:r w:rsidRPr="00D01E51">
              <w:rPr>
                <w:rFonts w:ascii="Arial" w:eastAsia="Arial" w:hAnsi="Arial" w:cs="Arial"/>
                <w:b/>
                <w:sz w:val="24"/>
                <w:szCs w:val="24"/>
              </w:rPr>
              <w:t>Costs</w:t>
            </w:r>
          </w:p>
        </w:tc>
      </w:tr>
      <w:tr w:rsidR="00D01E51" w:rsidRPr="00D01E51" w14:paraId="414391ED" w14:textId="77777777" w:rsidTr="002F16DC">
        <w:trPr>
          <w:trHeight w:val="20"/>
        </w:trPr>
        <w:tc>
          <w:tcPr>
            <w:tcW w:w="2996" w:type="dxa"/>
            <w:vAlign w:val="center"/>
          </w:tcPr>
          <w:p w14:paraId="0000018D" w14:textId="77777777" w:rsidR="00476E63" w:rsidRPr="00D01E51" w:rsidRDefault="00A551B5" w:rsidP="003B4E8B">
            <w:pPr>
              <w:widowControl/>
              <w:spacing w:before="80" w:after="80"/>
              <w:jc w:val="both"/>
              <w:rPr>
                <w:rFonts w:ascii="Arial" w:eastAsia="Arial" w:hAnsi="Arial" w:cs="Arial"/>
                <w:sz w:val="24"/>
                <w:szCs w:val="24"/>
              </w:rPr>
            </w:pPr>
            <w:r w:rsidRPr="00D01E51">
              <w:rPr>
                <w:rFonts w:ascii="Arial" w:eastAsia="Arial" w:hAnsi="Arial" w:cs="Arial"/>
                <w:sz w:val="24"/>
                <w:szCs w:val="24"/>
              </w:rPr>
              <w:t>Webhosting</w:t>
            </w:r>
          </w:p>
        </w:tc>
        <w:tc>
          <w:tcPr>
            <w:tcW w:w="2997" w:type="dxa"/>
            <w:vAlign w:val="center"/>
          </w:tcPr>
          <w:p w14:paraId="0000018E" w14:textId="77777777" w:rsidR="00476E63" w:rsidRPr="00D01E51" w:rsidRDefault="00A551B5" w:rsidP="003B4E8B">
            <w:pPr>
              <w:widowControl/>
              <w:spacing w:before="80" w:after="80"/>
              <w:jc w:val="both"/>
              <w:rPr>
                <w:rFonts w:ascii="Arial" w:eastAsia="Arial" w:hAnsi="Arial" w:cs="Arial"/>
                <w:sz w:val="24"/>
                <w:szCs w:val="24"/>
              </w:rPr>
            </w:pPr>
            <w:r w:rsidRPr="00D01E51">
              <w:rPr>
                <w:rFonts w:ascii="Arial" w:eastAsia="Arial" w:hAnsi="Arial" w:cs="Arial"/>
                <w:sz w:val="24"/>
                <w:szCs w:val="24"/>
              </w:rPr>
              <w:t>Hostinger.com</w:t>
            </w:r>
          </w:p>
        </w:tc>
        <w:tc>
          <w:tcPr>
            <w:tcW w:w="2997" w:type="dxa"/>
            <w:vAlign w:val="center"/>
          </w:tcPr>
          <w:p w14:paraId="0000018F" w14:textId="1403645B" w:rsidR="00476E63" w:rsidRPr="00D01E51" w:rsidRDefault="00A551B5" w:rsidP="003B4E8B">
            <w:pPr>
              <w:widowControl/>
              <w:spacing w:before="80" w:after="80"/>
              <w:jc w:val="both"/>
              <w:rPr>
                <w:rFonts w:ascii="Arial" w:eastAsia="Arial" w:hAnsi="Arial" w:cs="Arial"/>
                <w:sz w:val="24"/>
                <w:szCs w:val="24"/>
              </w:rPr>
            </w:pPr>
            <w:r w:rsidRPr="00D01E51">
              <w:rPr>
                <w:rFonts w:ascii="Arial" w:eastAsia="Arial" w:hAnsi="Arial" w:cs="Arial"/>
                <w:sz w:val="24"/>
                <w:szCs w:val="24"/>
              </w:rPr>
              <w:t>2,081.04</w:t>
            </w:r>
            <w:r w:rsidR="001F6CA4" w:rsidRPr="00D01E51">
              <w:rPr>
                <w:rFonts w:ascii="Arial" w:eastAsia="Arial" w:hAnsi="Arial" w:cs="Arial"/>
                <w:sz w:val="24"/>
                <w:szCs w:val="24"/>
              </w:rPr>
              <w:t xml:space="preserve"> </w:t>
            </w:r>
            <w:r w:rsidR="002F16DC" w:rsidRPr="00D01E51">
              <w:rPr>
                <w:rFonts w:ascii="Arial" w:eastAsia="Arial" w:hAnsi="Arial" w:cs="Arial"/>
                <w:sz w:val="24"/>
                <w:szCs w:val="24"/>
              </w:rPr>
              <w:t>annually</w:t>
            </w:r>
          </w:p>
        </w:tc>
      </w:tr>
      <w:tr w:rsidR="00D01E51" w:rsidRPr="00D01E51" w14:paraId="584216ED" w14:textId="77777777" w:rsidTr="002F16DC">
        <w:trPr>
          <w:trHeight w:val="20"/>
        </w:trPr>
        <w:tc>
          <w:tcPr>
            <w:tcW w:w="2996" w:type="dxa"/>
            <w:vAlign w:val="center"/>
          </w:tcPr>
          <w:p w14:paraId="00000190" w14:textId="77777777" w:rsidR="00476E63" w:rsidRPr="00D01E51" w:rsidRDefault="00A551B5" w:rsidP="003B4E8B">
            <w:pPr>
              <w:widowControl/>
              <w:spacing w:before="80" w:after="80"/>
              <w:jc w:val="both"/>
              <w:rPr>
                <w:rFonts w:ascii="Arial" w:eastAsia="Arial" w:hAnsi="Arial" w:cs="Arial"/>
                <w:sz w:val="24"/>
                <w:szCs w:val="24"/>
              </w:rPr>
            </w:pPr>
            <w:r w:rsidRPr="00D01E51">
              <w:rPr>
                <w:rFonts w:ascii="Arial" w:eastAsia="Arial" w:hAnsi="Arial" w:cs="Arial"/>
                <w:sz w:val="24"/>
                <w:szCs w:val="24"/>
              </w:rPr>
              <w:lastRenderedPageBreak/>
              <w:t>Domain name</w:t>
            </w:r>
          </w:p>
        </w:tc>
        <w:tc>
          <w:tcPr>
            <w:tcW w:w="2997" w:type="dxa"/>
            <w:vAlign w:val="center"/>
          </w:tcPr>
          <w:p w14:paraId="00000191" w14:textId="77777777" w:rsidR="00476E63" w:rsidRPr="00D01E51" w:rsidRDefault="00A551B5" w:rsidP="003B4E8B">
            <w:pPr>
              <w:widowControl/>
              <w:spacing w:before="80" w:after="80"/>
              <w:jc w:val="both"/>
              <w:rPr>
                <w:rFonts w:ascii="Arial" w:eastAsia="Arial" w:hAnsi="Arial" w:cs="Arial"/>
                <w:sz w:val="24"/>
                <w:szCs w:val="24"/>
              </w:rPr>
            </w:pPr>
            <w:r w:rsidRPr="00D01E51">
              <w:rPr>
                <w:rFonts w:ascii="Arial" w:eastAsia="Arial" w:hAnsi="Arial" w:cs="Arial"/>
                <w:sz w:val="24"/>
                <w:szCs w:val="24"/>
              </w:rPr>
              <w:t>Hostinger.com</w:t>
            </w:r>
          </w:p>
        </w:tc>
        <w:tc>
          <w:tcPr>
            <w:tcW w:w="2997" w:type="dxa"/>
            <w:vAlign w:val="center"/>
          </w:tcPr>
          <w:p w14:paraId="00000192" w14:textId="56B09FEA" w:rsidR="00476E63" w:rsidRPr="00D01E51" w:rsidRDefault="00A551B5" w:rsidP="003B4E8B">
            <w:pPr>
              <w:widowControl/>
              <w:spacing w:before="80" w:after="80"/>
              <w:jc w:val="both"/>
              <w:rPr>
                <w:rFonts w:ascii="Arial" w:eastAsia="Arial" w:hAnsi="Arial" w:cs="Arial"/>
                <w:sz w:val="24"/>
                <w:szCs w:val="24"/>
              </w:rPr>
            </w:pPr>
            <w:r w:rsidRPr="00D01E51">
              <w:rPr>
                <w:rFonts w:ascii="Arial" w:eastAsia="Arial" w:hAnsi="Arial" w:cs="Arial"/>
                <w:sz w:val="24"/>
                <w:szCs w:val="24"/>
              </w:rPr>
              <w:t>985.42</w:t>
            </w:r>
            <w:r w:rsidR="001F6CA4" w:rsidRPr="00D01E51">
              <w:rPr>
                <w:rFonts w:ascii="Arial" w:eastAsia="Arial" w:hAnsi="Arial" w:cs="Arial"/>
                <w:sz w:val="24"/>
                <w:szCs w:val="24"/>
              </w:rPr>
              <w:t xml:space="preserve"> </w:t>
            </w:r>
            <w:r w:rsidR="002F16DC" w:rsidRPr="00D01E51">
              <w:rPr>
                <w:rFonts w:ascii="Arial" w:eastAsia="Arial" w:hAnsi="Arial" w:cs="Arial"/>
                <w:sz w:val="24"/>
                <w:szCs w:val="24"/>
              </w:rPr>
              <w:t>annually</w:t>
            </w:r>
          </w:p>
        </w:tc>
      </w:tr>
      <w:tr w:rsidR="001F6CA4" w:rsidRPr="00D01E51" w14:paraId="745AFFBC" w14:textId="77777777" w:rsidTr="002F16DC">
        <w:trPr>
          <w:trHeight w:val="20"/>
        </w:trPr>
        <w:tc>
          <w:tcPr>
            <w:tcW w:w="5993" w:type="dxa"/>
            <w:gridSpan w:val="2"/>
            <w:vAlign w:val="center"/>
          </w:tcPr>
          <w:p w14:paraId="02550B67" w14:textId="509CC035" w:rsidR="001F6CA4" w:rsidRPr="00D01E51" w:rsidRDefault="001F6CA4" w:rsidP="003B4E8B">
            <w:pPr>
              <w:widowControl/>
              <w:spacing w:before="80" w:after="80"/>
              <w:jc w:val="both"/>
              <w:rPr>
                <w:rFonts w:ascii="Arial" w:eastAsia="Arial" w:hAnsi="Arial" w:cs="Arial"/>
                <w:sz w:val="24"/>
                <w:szCs w:val="24"/>
              </w:rPr>
            </w:pPr>
            <w:r w:rsidRPr="00D01E51">
              <w:rPr>
                <w:rFonts w:ascii="Arial" w:eastAsia="Arial" w:hAnsi="Arial" w:cs="Arial"/>
                <w:b/>
                <w:bCs/>
                <w:sz w:val="24"/>
                <w:szCs w:val="24"/>
              </w:rPr>
              <w:t>Total:</w:t>
            </w:r>
          </w:p>
        </w:tc>
        <w:tc>
          <w:tcPr>
            <w:tcW w:w="2997" w:type="dxa"/>
            <w:vAlign w:val="center"/>
          </w:tcPr>
          <w:p w14:paraId="13A321F9" w14:textId="42B922A9" w:rsidR="001F6CA4" w:rsidRPr="00D01E51" w:rsidRDefault="001F6CA4" w:rsidP="003B4E8B">
            <w:pPr>
              <w:widowControl/>
              <w:spacing w:before="80" w:after="80"/>
              <w:jc w:val="both"/>
              <w:rPr>
                <w:rFonts w:ascii="Arial" w:eastAsia="Arial" w:hAnsi="Arial" w:cs="Arial"/>
                <w:sz w:val="24"/>
                <w:szCs w:val="24"/>
              </w:rPr>
            </w:pPr>
            <w:r w:rsidRPr="00D01E51">
              <w:rPr>
                <w:rFonts w:ascii="Arial" w:eastAsia="Arial" w:hAnsi="Arial" w:cs="Arial"/>
                <w:sz w:val="24"/>
                <w:szCs w:val="24"/>
              </w:rPr>
              <w:t>3066.46</w:t>
            </w:r>
            <w:r w:rsidR="002F16DC" w:rsidRPr="00D01E51">
              <w:rPr>
                <w:rFonts w:ascii="Arial" w:eastAsia="Arial" w:hAnsi="Arial" w:cs="Arial"/>
                <w:sz w:val="24"/>
                <w:szCs w:val="24"/>
              </w:rPr>
              <w:t xml:space="preserve"> annually</w:t>
            </w:r>
          </w:p>
        </w:tc>
      </w:tr>
    </w:tbl>
    <w:p w14:paraId="00000193" w14:textId="4375E6AA" w:rsidR="00476E63" w:rsidRPr="00D01E51" w:rsidRDefault="00476E63" w:rsidP="00D01E51">
      <w:pPr>
        <w:widowControl/>
        <w:spacing w:line="480" w:lineRule="auto"/>
        <w:jc w:val="both"/>
        <w:rPr>
          <w:rFonts w:ascii="Arial" w:eastAsia="Arial" w:hAnsi="Arial" w:cs="Arial"/>
          <w:sz w:val="24"/>
          <w:szCs w:val="24"/>
        </w:rPr>
      </w:pPr>
    </w:p>
    <w:p w14:paraId="00000194" w14:textId="77777777" w:rsidR="00476E63" w:rsidRPr="00D01E51" w:rsidRDefault="00A551B5" w:rsidP="00D01E51">
      <w:pPr>
        <w:widowControl/>
        <w:spacing w:line="480" w:lineRule="auto"/>
        <w:jc w:val="both"/>
        <w:rPr>
          <w:rFonts w:ascii="Arial" w:eastAsia="Arial" w:hAnsi="Arial" w:cs="Arial"/>
          <w:b/>
          <w:sz w:val="24"/>
          <w:szCs w:val="24"/>
        </w:rPr>
      </w:pPr>
      <w:r w:rsidRPr="00D01E51">
        <w:rPr>
          <w:rFonts w:ascii="Arial" w:eastAsia="Arial" w:hAnsi="Arial" w:cs="Arial"/>
          <w:b/>
          <w:sz w:val="24"/>
          <w:szCs w:val="24"/>
        </w:rPr>
        <w:t>Table 4. Testing and Deployment Costs</w:t>
      </w:r>
    </w:p>
    <w:p w14:paraId="00000195" w14:textId="00880678" w:rsidR="00476E63" w:rsidRPr="00D01E51" w:rsidRDefault="005034BD" w:rsidP="00D01E51">
      <w:pPr>
        <w:widowControl/>
        <w:spacing w:line="480" w:lineRule="auto"/>
        <w:jc w:val="both"/>
        <w:rPr>
          <w:rFonts w:ascii="Arial" w:eastAsia="Arial" w:hAnsi="Arial" w:cs="Arial"/>
          <w:sz w:val="24"/>
          <w:szCs w:val="24"/>
        </w:rPr>
      </w:pPr>
      <w:r w:rsidRPr="00D01E51">
        <w:rPr>
          <w:rFonts w:ascii="Arial" w:eastAsia="Arial" w:hAnsi="Arial" w:cs="Arial"/>
          <w:sz w:val="24"/>
          <w:szCs w:val="24"/>
        </w:rPr>
        <w:tab/>
      </w:r>
      <w:r w:rsidR="00A551B5" w:rsidRPr="00D01E51">
        <w:rPr>
          <w:rFonts w:ascii="Arial" w:eastAsia="Arial" w:hAnsi="Arial" w:cs="Arial"/>
          <w:sz w:val="24"/>
          <w:szCs w:val="24"/>
        </w:rPr>
        <w:t>The Testing and Deployment costs shown in Table 4 refer to the deployment of the system and the anticipated maintenance costs once launched. The Total of 3,066.45 refers to the yearly subscription for the website to be up and running throughout the web. If these total costs to be break down per month it will only cost the proponents 255.55 per month.</w:t>
      </w:r>
    </w:p>
    <w:p w14:paraId="00000196" w14:textId="77777777" w:rsidR="00476E63" w:rsidRPr="00D01E51" w:rsidRDefault="00A551B5" w:rsidP="00D01E51">
      <w:pPr>
        <w:widowControl/>
        <w:numPr>
          <w:ilvl w:val="0"/>
          <w:numId w:val="3"/>
        </w:numPr>
        <w:pBdr>
          <w:top w:val="nil"/>
          <w:left w:val="nil"/>
          <w:bottom w:val="nil"/>
          <w:right w:val="nil"/>
          <w:between w:val="nil"/>
        </w:pBdr>
        <w:spacing w:line="480" w:lineRule="auto"/>
        <w:ind w:left="720"/>
        <w:jc w:val="both"/>
        <w:rPr>
          <w:rFonts w:ascii="Arial" w:eastAsia="Arial" w:hAnsi="Arial" w:cs="Arial"/>
          <w:sz w:val="24"/>
          <w:szCs w:val="24"/>
        </w:rPr>
      </w:pPr>
      <w:r w:rsidRPr="00D01E51">
        <w:rPr>
          <w:rFonts w:ascii="Arial" w:eastAsia="Arial" w:hAnsi="Arial" w:cs="Arial"/>
          <w:sz w:val="24"/>
          <w:szCs w:val="24"/>
        </w:rPr>
        <w:t>Summary of Costing</w:t>
      </w:r>
    </w:p>
    <w:tbl>
      <w:tblPr>
        <w:tblStyle w:val="a3"/>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5"/>
        <w:gridCol w:w="4495"/>
      </w:tblGrid>
      <w:tr w:rsidR="00D01E51" w:rsidRPr="00D01E51" w14:paraId="7A76562A" w14:textId="77777777" w:rsidTr="002F16DC">
        <w:trPr>
          <w:trHeight w:val="20"/>
        </w:trPr>
        <w:tc>
          <w:tcPr>
            <w:tcW w:w="4495" w:type="dxa"/>
            <w:vAlign w:val="center"/>
          </w:tcPr>
          <w:p w14:paraId="00000197" w14:textId="77777777" w:rsidR="00476E63" w:rsidRPr="00D01E51" w:rsidRDefault="00A551B5" w:rsidP="003B4E8B">
            <w:pPr>
              <w:widowControl/>
              <w:spacing w:before="80" w:after="80"/>
              <w:jc w:val="both"/>
              <w:rPr>
                <w:rFonts w:ascii="Arial" w:eastAsia="Arial" w:hAnsi="Arial" w:cs="Arial"/>
                <w:b/>
                <w:sz w:val="24"/>
                <w:szCs w:val="24"/>
              </w:rPr>
            </w:pPr>
            <w:r w:rsidRPr="00D01E51">
              <w:rPr>
                <w:rFonts w:ascii="Arial" w:eastAsia="Arial" w:hAnsi="Arial" w:cs="Arial"/>
                <w:b/>
                <w:sz w:val="24"/>
                <w:szCs w:val="24"/>
              </w:rPr>
              <w:t>Items</w:t>
            </w:r>
          </w:p>
        </w:tc>
        <w:tc>
          <w:tcPr>
            <w:tcW w:w="4495" w:type="dxa"/>
            <w:vAlign w:val="center"/>
          </w:tcPr>
          <w:p w14:paraId="00000198" w14:textId="77777777" w:rsidR="00476E63" w:rsidRPr="00D01E51" w:rsidRDefault="00A551B5" w:rsidP="003B4E8B">
            <w:pPr>
              <w:widowControl/>
              <w:spacing w:before="80" w:after="80"/>
              <w:jc w:val="both"/>
              <w:rPr>
                <w:rFonts w:ascii="Arial" w:eastAsia="Arial" w:hAnsi="Arial" w:cs="Arial"/>
                <w:b/>
                <w:sz w:val="24"/>
                <w:szCs w:val="24"/>
              </w:rPr>
            </w:pPr>
            <w:r w:rsidRPr="00D01E51">
              <w:rPr>
                <w:rFonts w:ascii="Arial" w:eastAsia="Arial" w:hAnsi="Arial" w:cs="Arial"/>
                <w:b/>
                <w:sz w:val="24"/>
                <w:szCs w:val="24"/>
              </w:rPr>
              <w:t>Costs</w:t>
            </w:r>
          </w:p>
        </w:tc>
      </w:tr>
      <w:tr w:rsidR="00D01E51" w:rsidRPr="00D01E51" w14:paraId="28D481D2" w14:textId="77777777" w:rsidTr="002F16DC">
        <w:trPr>
          <w:trHeight w:val="20"/>
        </w:trPr>
        <w:tc>
          <w:tcPr>
            <w:tcW w:w="4495" w:type="dxa"/>
            <w:vAlign w:val="center"/>
          </w:tcPr>
          <w:p w14:paraId="00000199" w14:textId="77777777" w:rsidR="00476E63" w:rsidRPr="00D01E51" w:rsidRDefault="00A551B5" w:rsidP="003B4E8B">
            <w:pPr>
              <w:widowControl/>
              <w:spacing w:before="80" w:after="80"/>
              <w:jc w:val="both"/>
              <w:rPr>
                <w:rFonts w:ascii="Arial" w:eastAsia="Arial" w:hAnsi="Arial" w:cs="Arial"/>
                <w:sz w:val="24"/>
                <w:szCs w:val="24"/>
              </w:rPr>
            </w:pPr>
            <w:r w:rsidRPr="00D01E51">
              <w:rPr>
                <w:rFonts w:ascii="Arial" w:eastAsia="Arial" w:hAnsi="Arial" w:cs="Arial"/>
                <w:sz w:val="24"/>
                <w:szCs w:val="24"/>
              </w:rPr>
              <w:t>Hardware Tools</w:t>
            </w:r>
          </w:p>
        </w:tc>
        <w:tc>
          <w:tcPr>
            <w:tcW w:w="4495" w:type="dxa"/>
            <w:vAlign w:val="center"/>
          </w:tcPr>
          <w:p w14:paraId="0000019A" w14:textId="77777777" w:rsidR="00476E63" w:rsidRPr="00D01E51" w:rsidRDefault="00A551B5" w:rsidP="003B4E8B">
            <w:pPr>
              <w:widowControl/>
              <w:spacing w:before="80" w:after="80"/>
              <w:jc w:val="both"/>
              <w:rPr>
                <w:rFonts w:ascii="Arial" w:eastAsia="Arial" w:hAnsi="Arial" w:cs="Arial"/>
                <w:sz w:val="24"/>
                <w:szCs w:val="24"/>
              </w:rPr>
            </w:pPr>
            <w:r w:rsidRPr="00D01E51">
              <w:rPr>
                <w:rFonts w:ascii="Arial" w:eastAsia="Arial" w:hAnsi="Arial" w:cs="Arial"/>
                <w:sz w:val="24"/>
                <w:szCs w:val="24"/>
              </w:rPr>
              <w:t>FREE</w:t>
            </w:r>
          </w:p>
        </w:tc>
      </w:tr>
      <w:tr w:rsidR="00D01E51" w:rsidRPr="00D01E51" w14:paraId="7B8512CD" w14:textId="77777777" w:rsidTr="002F16DC">
        <w:trPr>
          <w:trHeight w:val="20"/>
        </w:trPr>
        <w:tc>
          <w:tcPr>
            <w:tcW w:w="4495" w:type="dxa"/>
            <w:vAlign w:val="center"/>
          </w:tcPr>
          <w:p w14:paraId="0000019B" w14:textId="77777777" w:rsidR="00476E63" w:rsidRPr="00D01E51" w:rsidRDefault="00A551B5" w:rsidP="003B4E8B">
            <w:pPr>
              <w:widowControl/>
              <w:spacing w:before="80" w:after="80"/>
              <w:jc w:val="both"/>
              <w:rPr>
                <w:rFonts w:ascii="Arial" w:eastAsia="Arial" w:hAnsi="Arial" w:cs="Arial"/>
                <w:sz w:val="24"/>
                <w:szCs w:val="24"/>
              </w:rPr>
            </w:pPr>
            <w:r w:rsidRPr="00D01E51">
              <w:rPr>
                <w:rFonts w:ascii="Arial" w:eastAsia="Arial" w:hAnsi="Arial" w:cs="Arial"/>
                <w:sz w:val="24"/>
                <w:szCs w:val="24"/>
              </w:rPr>
              <w:t>Software Tools</w:t>
            </w:r>
          </w:p>
        </w:tc>
        <w:tc>
          <w:tcPr>
            <w:tcW w:w="4495" w:type="dxa"/>
            <w:vAlign w:val="center"/>
          </w:tcPr>
          <w:p w14:paraId="0000019C" w14:textId="77777777" w:rsidR="00476E63" w:rsidRPr="00D01E51" w:rsidRDefault="00A551B5" w:rsidP="003B4E8B">
            <w:pPr>
              <w:widowControl/>
              <w:spacing w:before="80" w:after="80"/>
              <w:jc w:val="both"/>
              <w:rPr>
                <w:rFonts w:ascii="Arial" w:eastAsia="Arial" w:hAnsi="Arial" w:cs="Arial"/>
                <w:sz w:val="24"/>
                <w:szCs w:val="24"/>
              </w:rPr>
            </w:pPr>
            <w:r w:rsidRPr="00D01E51">
              <w:rPr>
                <w:rFonts w:ascii="Arial" w:eastAsia="Arial" w:hAnsi="Arial" w:cs="Arial"/>
                <w:sz w:val="24"/>
                <w:szCs w:val="24"/>
              </w:rPr>
              <w:t>700 * 6 months</w:t>
            </w:r>
          </w:p>
        </w:tc>
      </w:tr>
      <w:tr w:rsidR="00D01E51" w:rsidRPr="00D01E51" w14:paraId="3B2F478C" w14:textId="77777777" w:rsidTr="002F16DC">
        <w:trPr>
          <w:trHeight w:val="20"/>
        </w:trPr>
        <w:tc>
          <w:tcPr>
            <w:tcW w:w="4495" w:type="dxa"/>
            <w:vAlign w:val="center"/>
          </w:tcPr>
          <w:p w14:paraId="0000019D" w14:textId="77777777" w:rsidR="00476E63" w:rsidRPr="00D01E51" w:rsidRDefault="00A551B5" w:rsidP="003B4E8B">
            <w:pPr>
              <w:widowControl/>
              <w:spacing w:before="80" w:after="80"/>
              <w:jc w:val="both"/>
              <w:rPr>
                <w:rFonts w:ascii="Arial" w:eastAsia="Arial" w:hAnsi="Arial" w:cs="Arial"/>
                <w:sz w:val="24"/>
                <w:szCs w:val="24"/>
              </w:rPr>
            </w:pPr>
            <w:r w:rsidRPr="00D01E51">
              <w:rPr>
                <w:rFonts w:ascii="Arial" w:eastAsia="Arial" w:hAnsi="Arial" w:cs="Arial"/>
                <w:sz w:val="24"/>
                <w:szCs w:val="24"/>
              </w:rPr>
              <w:t>Utility Total Costs</w:t>
            </w:r>
          </w:p>
        </w:tc>
        <w:tc>
          <w:tcPr>
            <w:tcW w:w="4495" w:type="dxa"/>
            <w:vAlign w:val="center"/>
          </w:tcPr>
          <w:p w14:paraId="0000019E" w14:textId="77777777" w:rsidR="00476E63" w:rsidRPr="00D01E51" w:rsidRDefault="00A551B5" w:rsidP="003B4E8B">
            <w:pPr>
              <w:widowControl/>
              <w:spacing w:before="80" w:after="80"/>
              <w:jc w:val="both"/>
              <w:rPr>
                <w:rFonts w:ascii="Arial" w:eastAsia="Arial" w:hAnsi="Arial" w:cs="Arial"/>
                <w:sz w:val="24"/>
                <w:szCs w:val="24"/>
              </w:rPr>
            </w:pPr>
            <w:r w:rsidRPr="00D01E51">
              <w:rPr>
                <w:rFonts w:ascii="Arial" w:eastAsia="Arial" w:hAnsi="Arial" w:cs="Arial"/>
                <w:sz w:val="24"/>
                <w:szCs w:val="24"/>
              </w:rPr>
              <w:t>2,500 * 6 months</w:t>
            </w:r>
          </w:p>
        </w:tc>
      </w:tr>
      <w:tr w:rsidR="00D01E51" w:rsidRPr="00D01E51" w14:paraId="1FD8901E" w14:textId="77777777" w:rsidTr="002F16DC">
        <w:trPr>
          <w:trHeight w:val="20"/>
        </w:trPr>
        <w:tc>
          <w:tcPr>
            <w:tcW w:w="4495" w:type="dxa"/>
            <w:vAlign w:val="center"/>
          </w:tcPr>
          <w:p w14:paraId="0000019F" w14:textId="77777777" w:rsidR="00476E63" w:rsidRPr="00D01E51" w:rsidRDefault="00A551B5" w:rsidP="003B4E8B">
            <w:pPr>
              <w:widowControl/>
              <w:spacing w:before="80" w:after="80"/>
              <w:jc w:val="both"/>
              <w:rPr>
                <w:rFonts w:ascii="Arial" w:eastAsia="Arial" w:hAnsi="Arial" w:cs="Arial"/>
                <w:sz w:val="24"/>
                <w:szCs w:val="24"/>
              </w:rPr>
            </w:pPr>
            <w:r w:rsidRPr="00D01E51">
              <w:rPr>
                <w:rFonts w:ascii="Arial" w:eastAsia="Arial" w:hAnsi="Arial" w:cs="Arial"/>
                <w:sz w:val="24"/>
                <w:szCs w:val="24"/>
              </w:rPr>
              <w:t>Testing and Deployment Costs</w:t>
            </w:r>
          </w:p>
        </w:tc>
        <w:tc>
          <w:tcPr>
            <w:tcW w:w="4495" w:type="dxa"/>
            <w:vAlign w:val="center"/>
          </w:tcPr>
          <w:p w14:paraId="000001A0" w14:textId="77777777" w:rsidR="00476E63" w:rsidRPr="00D01E51" w:rsidRDefault="00A551B5" w:rsidP="003B4E8B">
            <w:pPr>
              <w:widowControl/>
              <w:spacing w:before="80" w:after="80"/>
              <w:jc w:val="both"/>
              <w:rPr>
                <w:rFonts w:ascii="Arial" w:eastAsia="Arial" w:hAnsi="Arial" w:cs="Arial"/>
                <w:sz w:val="24"/>
                <w:szCs w:val="24"/>
              </w:rPr>
            </w:pPr>
            <w:r w:rsidRPr="00D01E51">
              <w:rPr>
                <w:rFonts w:ascii="Arial" w:eastAsia="Arial" w:hAnsi="Arial" w:cs="Arial"/>
                <w:sz w:val="24"/>
                <w:szCs w:val="24"/>
              </w:rPr>
              <w:t>3,066.46</w:t>
            </w:r>
          </w:p>
        </w:tc>
      </w:tr>
      <w:tr w:rsidR="002F16DC" w:rsidRPr="00D01E51" w14:paraId="061B9A31" w14:textId="77777777" w:rsidTr="002F16DC">
        <w:trPr>
          <w:trHeight w:val="20"/>
        </w:trPr>
        <w:tc>
          <w:tcPr>
            <w:tcW w:w="4495" w:type="dxa"/>
            <w:vAlign w:val="center"/>
          </w:tcPr>
          <w:p w14:paraId="00D0470F" w14:textId="293EA74F" w:rsidR="002F16DC" w:rsidRPr="00D01E51" w:rsidRDefault="002F16DC" w:rsidP="003B4E8B">
            <w:pPr>
              <w:widowControl/>
              <w:spacing w:before="80" w:after="80"/>
              <w:jc w:val="both"/>
              <w:rPr>
                <w:rFonts w:ascii="Arial" w:eastAsia="Arial" w:hAnsi="Arial" w:cs="Arial"/>
                <w:sz w:val="24"/>
                <w:szCs w:val="24"/>
              </w:rPr>
            </w:pPr>
            <w:r w:rsidRPr="00D01E51">
              <w:rPr>
                <w:rFonts w:ascii="Arial" w:eastAsia="Arial" w:hAnsi="Arial" w:cs="Arial"/>
                <w:b/>
                <w:bCs/>
                <w:sz w:val="24"/>
                <w:szCs w:val="24"/>
              </w:rPr>
              <w:t>Total:</w:t>
            </w:r>
          </w:p>
        </w:tc>
        <w:tc>
          <w:tcPr>
            <w:tcW w:w="4495" w:type="dxa"/>
            <w:vAlign w:val="center"/>
          </w:tcPr>
          <w:p w14:paraId="5142AE0A" w14:textId="55C8E81F" w:rsidR="002F16DC" w:rsidRPr="00D01E51" w:rsidRDefault="002F16DC" w:rsidP="003B4E8B">
            <w:pPr>
              <w:widowControl/>
              <w:spacing w:before="80" w:after="80"/>
              <w:jc w:val="both"/>
              <w:rPr>
                <w:rFonts w:ascii="Arial" w:eastAsia="Arial" w:hAnsi="Arial" w:cs="Arial"/>
                <w:sz w:val="24"/>
                <w:szCs w:val="24"/>
              </w:rPr>
            </w:pPr>
            <w:r w:rsidRPr="00D01E51">
              <w:rPr>
                <w:rFonts w:ascii="Arial" w:eastAsia="Arial" w:hAnsi="Arial" w:cs="Arial"/>
                <w:sz w:val="24"/>
                <w:szCs w:val="24"/>
              </w:rPr>
              <w:t>22,266.46 for 6 months</w:t>
            </w:r>
          </w:p>
        </w:tc>
      </w:tr>
    </w:tbl>
    <w:p w14:paraId="000001A1" w14:textId="4F53F6A6" w:rsidR="00476E63" w:rsidRPr="00D01E51" w:rsidRDefault="00A551B5" w:rsidP="00D01E51">
      <w:pPr>
        <w:widowControl/>
        <w:spacing w:line="480" w:lineRule="auto"/>
        <w:jc w:val="both"/>
        <w:rPr>
          <w:rFonts w:ascii="Arial" w:eastAsia="Arial" w:hAnsi="Arial" w:cs="Arial"/>
          <w:sz w:val="24"/>
          <w:szCs w:val="24"/>
        </w:rPr>
      </w:pPr>
      <w:r w:rsidRPr="00D01E51">
        <w:rPr>
          <w:rFonts w:ascii="Arial" w:eastAsia="Arial" w:hAnsi="Arial" w:cs="Arial"/>
          <w:sz w:val="24"/>
          <w:szCs w:val="24"/>
        </w:rPr>
        <w:t xml:space="preserve"> </w:t>
      </w:r>
    </w:p>
    <w:p w14:paraId="000001A2" w14:textId="77777777" w:rsidR="00476E63" w:rsidRPr="00D01E51" w:rsidRDefault="00A551B5" w:rsidP="00D01E51">
      <w:pPr>
        <w:widowControl/>
        <w:spacing w:line="480" w:lineRule="auto"/>
        <w:jc w:val="both"/>
        <w:rPr>
          <w:rFonts w:ascii="Arial" w:eastAsia="Arial" w:hAnsi="Arial" w:cs="Arial"/>
          <w:b/>
          <w:sz w:val="24"/>
          <w:szCs w:val="24"/>
        </w:rPr>
      </w:pPr>
      <w:r w:rsidRPr="00D01E51">
        <w:rPr>
          <w:rFonts w:ascii="Arial" w:eastAsia="Arial" w:hAnsi="Arial" w:cs="Arial"/>
          <w:b/>
          <w:sz w:val="24"/>
          <w:szCs w:val="24"/>
        </w:rPr>
        <w:t>Table 5. Summary of Costing</w:t>
      </w:r>
    </w:p>
    <w:p w14:paraId="000001A3" w14:textId="77777777" w:rsidR="00476E63" w:rsidRDefault="00A551B5" w:rsidP="00D01E51">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The Summary of Costing shown in Table 5 refers to the total expenses during development. This includes Hardware Tools that are FREE, followed by Software </w:t>
      </w:r>
      <w:r w:rsidRPr="00D01E51">
        <w:rPr>
          <w:rFonts w:ascii="Arial" w:eastAsia="Arial" w:hAnsi="Arial" w:cs="Arial"/>
          <w:sz w:val="24"/>
          <w:szCs w:val="24"/>
        </w:rPr>
        <w:lastRenderedPageBreak/>
        <w:t>Tools and Utility Total costs that are multiplied by 6 (duration of the development) per month and Testing and Deployment Costs.</w:t>
      </w:r>
    </w:p>
    <w:p w14:paraId="0C74E18B" w14:textId="77777777" w:rsidR="00D16CCB" w:rsidRPr="00D01E51" w:rsidRDefault="00D16CCB" w:rsidP="00D16CCB">
      <w:pPr>
        <w:widowControl/>
        <w:spacing w:line="480" w:lineRule="auto"/>
        <w:jc w:val="both"/>
        <w:rPr>
          <w:rFonts w:ascii="Arial" w:eastAsia="Arial" w:hAnsi="Arial" w:cs="Arial"/>
          <w:sz w:val="24"/>
          <w:szCs w:val="24"/>
        </w:rPr>
      </w:pPr>
    </w:p>
    <w:p w14:paraId="000001A4" w14:textId="77777777" w:rsidR="00476E63" w:rsidRPr="00682859" w:rsidRDefault="00A551B5" w:rsidP="00D01E51">
      <w:pPr>
        <w:pStyle w:val="Heading2"/>
        <w:spacing w:before="0" w:after="0" w:line="480" w:lineRule="auto"/>
        <w:jc w:val="both"/>
        <w:rPr>
          <w:rFonts w:ascii="Arial" w:eastAsia="Arial" w:hAnsi="Arial" w:cs="Arial"/>
          <w:b/>
          <w:color w:val="auto"/>
          <w:sz w:val="24"/>
          <w:szCs w:val="24"/>
        </w:rPr>
      </w:pPr>
      <w:r w:rsidRPr="00682859">
        <w:rPr>
          <w:rFonts w:ascii="Arial" w:eastAsia="Arial" w:hAnsi="Arial" w:cs="Arial"/>
          <w:b/>
          <w:color w:val="auto"/>
          <w:sz w:val="24"/>
          <w:szCs w:val="24"/>
        </w:rPr>
        <w:t>System Flow</w:t>
      </w:r>
    </w:p>
    <w:p w14:paraId="2F171A0F" w14:textId="77777777" w:rsidR="00C83885" w:rsidRDefault="00A551B5" w:rsidP="00C83885">
      <w:pPr>
        <w:widowControl/>
        <w:spacing w:line="480" w:lineRule="auto"/>
        <w:jc w:val="both"/>
        <w:rPr>
          <w:rFonts w:ascii="Arial" w:eastAsia="Arial" w:hAnsi="Arial" w:cs="Arial"/>
          <w:sz w:val="24"/>
          <w:szCs w:val="24"/>
        </w:rPr>
      </w:pPr>
      <w:r w:rsidRPr="00D01E51">
        <w:rPr>
          <w:rFonts w:ascii="Arial" w:eastAsia="Arial" w:hAnsi="Arial" w:cs="Arial"/>
          <w:b/>
          <w:sz w:val="24"/>
          <w:szCs w:val="24"/>
        </w:rPr>
        <w:tab/>
      </w:r>
      <w:r w:rsidRPr="00D01E51">
        <w:rPr>
          <w:rFonts w:ascii="Arial" w:eastAsia="Arial" w:hAnsi="Arial" w:cs="Arial"/>
          <w:sz w:val="24"/>
          <w:szCs w:val="24"/>
        </w:rPr>
        <w:t>This section demonstrates the flow of steps in the proposed system, allowing a clear and simple understanding of the interactions within the system.</w:t>
      </w:r>
    </w:p>
    <w:p w14:paraId="55D35A3C" w14:textId="77777777" w:rsidR="00B06074" w:rsidRDefault="00B06074" w:rsidP="00C83885">
      <w:pPr>
        <w:widowControl/>
        <w:spacing w:line="480" w:lineRule="auto"/>
        <w:jc w:val="both"/>
        <w:rPr>
          <w:rFonts w:ascii="Arial" w:eastAsia="Arial" w:hAnsi="Arial" w:cs="Arial"/>
          <w:sz w:val="24"/>
          <w:szCs w:val="24"/>
        </w:rPr>
      </w:pPr>
    </w:p>
    <w:p w14:paraId="13C8F3C9" w14:textId="77777777" w:rsidR="004758D1" w:rsidRDefault="00A551B5" w:rsidP="00C83885">
      <w:pPr>
        <w:widowControl/>
        <w:spacing w:line="480" w:lineRule="auto"/>
        <w:jc w:val="both"/>
        <w:rPr>
          <w:rFonts w:ascii="Arial" w:eastAsia="Arial" w:hAnsi="Arial" w:cs="Arial"/>
          <w:b/>
          <w:sz w:val="24"/>
          <w:szCs w:val="24"/>
        </w:rPr>
      </w:pPr>
      <w:r w:rsidRPr="00682859">
        <w:rPr>
          <w:rFonts w:ascii="Arial" w:eastAsia="Arial" w:hAnsi="Arial" w:cs="Arial"/>
          <w:b/>
          <w:sz w:val="24"/>
          <w:szCs w:val="24"/>
        </w:rPr>
        <w:t>Flow Chart</w:t>
      </w:r>
    </w:p>
    <w:p w14:paraId="000001A6" w14:textId="14A4DD42" w:rsidR="00476E63" w:rsidRPr="00C83885" w:rsidRDefault="004758D1" w:rsidP="004758D1">
      <w:pPr>
        <w:widowControl/>
        <w:spacing w:line="480" w:lineRule="auto"/>
        <w:jc w:val="center"/>
        <w:rPr>
          <w:rFonts w:ascii="Arial" w:eastAsia="Arial" w:hAnsi="Arial" w:cs="Arial"/>
          <w:sz w:val="24"/>
          <w:szCs w:val="24"/>
        </w:rPr>
      </w:pPr>
      <w:r w:rsidRPr="00682859">
        <w:rPr>
          <w:rFonts w:ascii="Arial" w:hAnsi="Arial" w:cs="Arial"/>
          <w:b/>
          <w:noProof/>
          <w:sz w:val="24"/>
          <w:szCs w:val="24"/>
        </w:rPr>
        <w:drawing>
          <wp:inline distT="0" distB="0" distL="0" distR="0" wp14:anchorId="2404A199" wp14:editId="11A595F9">
            <wp:extent cx="4387850" cy="4445000"/>
            <wp:effectExtent l="0" t="0" r="0" b="0"/>
            <wp:docPr id="20616016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387850" cy="4445000"/>
                    </a:xfrm>
                    <a:prstGeom prst="rect">
                      <a:avLst/>
                    </a:prstGeom>
                    <a:ln/>
                  </pic:spPr>
                </pic:pic>
              </a:graphicData>
            </a:graphic>
          </wp:inline>
        </w:drawing>
      </w:r>
    </w:p>
    <w:p w14:paraId="000001A7" w14:textId="5146E83C" w:rsidR="00476E63" w:rsidRPr="00D01E51" w:rsidRDefault="00A551B5" w:rsidP="00EF14B8">
      <w:pPr>
        <w:widowControl/>
        <w:spacing w:line="480" w:lineRule="auto"/>
        <w:jc w:val="center"/>
        <w:rPr>
          <w:rFonts w:ascii="Arial" w:eastAsia="Arial" w:hAnsi="Arial" w:cs="Arial"/>
          <w:sz w:val="24"/>
          <w:szCs w:val="24"/>
        </w:rPr>
      </w:pPr>
      <w:proofErr w:type="gramStart"/>
      <w:r w:rsidRPr="00D01E51">
        <w:rPr>
          <w:rFonts w:ascii="Arial" w:eastAsia="Arial" w:hAnsi="Arial" w:cs="Arial"/>
          <w:b/>
          <w:sz w:val="24"/>
          <w:szCs w:val="24"/>
        </w:rPr>
        <w:lastRenderedPageBreak/>
        <w:t>Figure #</w:t>
      </w:r>
      <w:r w:rsidR="00BA4352" w:rsidRPr="00D01E51">
        <w:rPr>
          <w:rFonts w:ascii="Arial" w:eastAsia="Arial" w:hAnsi="Arial" w:cs="Arial"/>
          <w:bCs/>
          <w:sz w:val="24"/>
          <w:szCs w:val="24"/>
        </w:rPr>
        <w:t>.</w:t>
      </w:r>
      <w:proofErr w:type="gramEnd"/>
      <w:r w:rsidR="00BA4352" w:rsidRPr="00D01E51">
        <w:rPr>
          <w:rFonts w:ascii="Arial" w:eastAsia="Arial" w:hAnsi="Arial" w:cs="Arial"/>
          <w:bCs/>
          <w:sz w:val="24"/>
          <w:szCs w:val="24"/>
        </w:rPr>
        <w:t xml:space="preserve"> User </w:t>
      </w:r>
      <w:r w:rsidR="00E162E6" w:rsidRPr="00D01E51">
        <w:rPr>
          <w:rFonts w:ascii="Arial" w:eastAsia="Arial" w:hAnsi="Arial" w:cs="Arial"/>
          <w:bCs/>
          <w:sz w:val="24"/>
          <w:szCs w:val="24"/>
        </w:rPr>
        <w:t xml:space="preserve">Process </w:t>
      </w:r>
      <w:r w:rsidRPr="00D01E51">
        <w:rPr>
          <w:rFonts w:ascii="Arial" w:eastAsia="Arial" w:hAnsi="Arial" w:cs="Arial"/>
          <w:sz w:val="24"/>
          <w:szCs w:val="24"/>
        </w:rPr>
        <w:t>Flowchart</w:t>
      </w:r>
    </w:p>
    <w:p w14:paraId="000001A8" w14:textId="77777777" w:rsidR="00476E63" w:rsidRPr="00D01E51" w:rsidRDefault="00A551B5" w:rsidP="00D01E51">
      <w:pPr>
        <w:widowControl/>
        <w:spacing w:line="480" w:lineRule="auto"/>
        <w:jc w:val="both"/>
        <w:rPr>
          <w:rFonts w:ascii="Arial" w:eastAsia="Arial" w:hAnsi="Arial" w:cs="Arial"/>
          <w:sz w:val="24"/>
          <w:szCs w:val="24"/>
        </w:rPr>
      </w:pPr>
      <w:r w:rsidRPr="00D01E51">
        <w:rPr>
          <w:rFonts w:ascii="Arial" w:eastAsia="Arial" w:hAnsi="Arial" w:cs="Arial"/>
          <w:sz w:val="24"/>
          <w:szCs w:val="24"/>
        </w:rPr>
        <w:tab/>
        <w:t>Upon entering the website, the user will be directed to the home page. From there, the user can navigate to the home, location, menu page, and log in page. The location page shows the contact information and the exact location of branches through maps for easy navigation, the menu page gives the user a view of the available menu items, clicking the log in button redirects the user to the User Login page, where they can log in to their account or create an account using the create account button.</w:t>
      </w:r>
    </w:p>
    <w:p w14:paraId="000001A9" w14:textId="17E98539" w:rsidR="00476E63" w:rsidRPr="00D01E51" w:rsidRDefault="004758D1" w:rsidP="00EF14B8">
      <w:pPr>
        <w:widowControl/>
        <w:spacing w:line="480" w:lineRule="auto"/>
        <w:jc w:val="center"/>
        <w:rPr>
          <w:rFonts w:ascii="Arial" w:eastAsia="Arial" w:hAnsi="Arial" w:cs="Arial"/>
          <w:sz w:val="24"/>
          <w:szCs w:val="24"/>
        </w:rPr>
      </w:pPr>
      <w:r w:rsidRPr="00D01E51">
        <w:rPr>
          <w:rFonts w:ascii="Arial" w:hAnsi="Arial" w:cs="Arial"/>
          <w:noProof/>
          <w:sz w:val="24"/>
          <w:szCs w:val="24"/>
        </w:rPr>
        <w:drawing>
          <wp:inline distT="0" distB="0" distL="0" distR="0" wp14:anchorId="74A89134" wp14:editId="1108DE7E">
            <wp:extent cx="5715000" cy="3224530"/>
            <wp:effectExtent l="0" t="0" r="0" b="0"/>
            <wp:docPr id="2061601601" name="image4.png" descr="A black background with white rectangles&#10;&#10;AI-generated content may be incorrect."/>
            <wp:cNvGraphicFramePr/>
            <a:graphic xmlns:a="http://schemas.openxmlformats.org/drawingml/2006/main">
              <a:graphicData uri="http://schemas.openxmlformats.org/drawingml/2006/picture">
                <pic:pic xmlns:pic="http://schemas.openxmlformats.org/drawingml/2006/picture">
                  <pic:nvPicPr>
                    <pic:cNvPr id="2061601601" name="image4.png" descr="A black background with white rectangles&#10;&#10;AI-generated content may be incorrect."/>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5715000" cy="3224530"/>
                    </a:xfrm>
                    <a:prstGeom prst="rect">
                      <a:avLst/>
                    </a:prstGeom>
                    <a:ln/>
                  </pic:spPr>
                </pic:pic>
              </a:graphicData>
            </a:graphic>
          </wp:inline>
        </w:drawing>
      </w:r>
      <w:r w:rsidR="00A551B5" w:rsidRPr="00D01E51">
        <w:rPr>
          <w:rFonts w:ascii="Arial" w:eastAsia="Arial" w:hAnsi="Arial" w:cs="Arial"/>
          <w:b/>
          <w:sz w:val="24"/>
          <w:szCs w:val="24"/>
        </w:rPr>
        <w:t xml:space="preserve">Figure # </w:t>
      </w:r>
      <w:r w:rsidR="00A551B5" w:rsidRPr="00D01E51">
        <w:rPr>
          <w:rFonts w:ascii="Arial" w:eastAsia="Arial" w:hAnsi="Arial" w:cs="Arial"/>
          <w:sz w:val="24"/>
          <w:szCs w:val="24"/>
        </w:rPr>
        <w:t>Order Function</w:t>
      </w:r>
      <w:sdt>
        <w:sdtPr>
          <w:rPr>
            <w:rFonts w:ascii="Arial" w:hAnsi="Arial" w:cs="Arial"/>
            <w:sz w:val="24"/>
            <w:szCs w:val="24"/>
          </w:rPr>
          <w:tag w:val="goog_rdk_80"/>
          <w:id w:val="-1349714267"/>
        </w:sdtPr>
        <w:sdtContent>
          <w:r w:rsidR="00A551B5" w:rsidRPr="00D01E51">
            <w:rPr>
              <w:rFonts w:ascii="Arial" w:eastAsia="Arial" w:hAnsi="Arial" w:cs="Arial"/>
              <w:sz w:val="24"/>
              <w:szCs w:val="24"/>
            </w:rPr>
            <w:t xml:space="preserve"> Flowchart</w:t>
          </w:r>
        </w:sdtContent>
      </w:sdt>
    </w:p>
    <w:p w14:paraId="740FCF89" w14:textId="734BD45A" w:rsidR="00476E63" w:rsidRPr="00D01E51" w:rsidRDefault="00A551B5" w:rsidP="00D01E51">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Users have free access to the Menu page, but </w:t>
      </w:r>
      <w:r w:rsidR="00023BE3" w:rsidRPr="00D01E51">
        <w:rPr>
          <w:rFonts w:ascii="Arial" w:eastAsia="Arial" w:hAnsi="Arial" w:cs="Arial"/>
          <w:sz w:val="24"/>
          <w:szCs w:val="24"/>
        </w:rPr>
        <w:t>to</w:t>
      </w:r>
      <w:r w:rsidRPr="00D01E51">
        <w:rPr>
          <w:rFonts w:ascii="Arial" w:eastAsia="Arial" w:hAnsi="Arial" w:cs="Arial"/>
          <w:sz w:val="24"/>
          <w:szCs w:val="24"/>
        </w:rPr>
        <w:t xml:space="preserve"> fill up an order a user must first be signed </w:t>
      </w:r>
      <w:r w:rsidR="005034BD" w:rsidRPr="00D01E51">
        <w:rPr>
          <w:rFonts w:ascii="Arial" w:eastAsia="Arial" w:hAnsi="Arial" w:cs="Arial"/>
          <w:sz w:val="24"/>
          <w:szCs w:val="24"/>
        </w:rPr>
        <w:t>up</w:t>
      </w:r>
      <w:r w:rsidRPr="00D01E51">
        <w:rPr>
          <w:rFonts w:ascii="Arial" w:eastAsia="Arial" w:hAnsi="Arial" w:cs="Arial"/>
          <w:sz w:val="24"/>
          <w:szCs w:val="24"/>
        </w:rPr>
        <w:t>. Completed orders will be sent straight to the database.</w:t>
      </w:r>
    </w:p>
    <w:p w14:paraId="7F7CA3D2" w14:textId="1AA7F425" w:rsidR="0060605B" w:rsidRPr="004758D1" w:rsidRDefault="009919DD" w:rsidP="004758D1">
      <w:pPr>
        <w:widowControl/>
        <w:spacing w:line="480" w:lineRule="auto"/>
        <w:rPr>
          <w:rFonts w:ascii="Arial" w:eastAsia="Arial" w:hAnsi="Arial" w:cs="Arial"/>
          <w:sz w:val="24"/>
          <w:szCs w:val="24"/>
        </w:rPr>
      </w:pPr>
      <w:r w:rsidRPr="00682859">
        <w:rPr>
          <w:rStyle w:val="Heading2Char"/>
          <w:rFonts w:ascii="Arial" w:hAnsi="Arial" w:cs="Arial"/>
          <w:b/>
          <w:color w:val="auto"/>
          <w:sz w:val="24"/>
          <w:szCs w:val="24"/>
        </w:rPr>
        <w:lastRenderedPageBreak/>
        <w:t>Data Flow Diagram</w:t>
      </w:r>
      <w:r w:rsidR="004758D1" w:rsidRPr="00D01E51">
        <w:rPr>
          <w:rFonts w:ascii="Arial" w:eastAsia="Arial" w:hAnsi="Arial" w:cs="Arial"/>
          <w:b/>
          <w:noProof/>
          <w:sz w:val="24"/>
          <w:szCs w:val="24"/>
        </w:rPr>
        <w:drawing>
          <wp:inline distT="0" distB="0" distL="0" distR="0" wp14:anchorId="384DE89D" wp14:editId="7C641541">
            <wp:extent cx="5715000" cy="3384550"/>
            <wp:effectExtent l="0" t="0" r="0" b="6350"/>
            <wp:docPr id="1696362639"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62639" name="Picture 1" descr="A diagram of a software application&#10;&#10;AI-generated content may be incorrect."/>
                    <pic:cNvPicPr/>
                  </pic:nvPicPr>
                  <pic:blipFill rotWithShape="1">
                    <a:blip r:embed="rId35">
                      <a:extLst>
                        <a:ext uri="{28A0092B-C50C-407E-A947-70E740481C1C}">
                          <a14:useLocalDpi xmlns:a14="http://schemas.microsoft.com/office/drawing/2010/main" val="0"/>
                        </a:ext>
                      </a:extLst>
                    </a:blip>
                    <a:srcRect b="9369"/>
                    <a:stretch/>
                  </pic:blipFill>
                  <pic:spPr bwMode="auto">
                    <a:xfrm>
                      <a:off x="0" y="0"/>
                      <a:ext cx="5715000" cy="3384550"/>
                    </a:xfrm>
                    <a:prstGeom prst="rect">
                      <a:avLst/>
                    </a:prstGeom>
                    <a:ln>
                      <a:noFill/>
                    </a:ln>
                    <a:extLst>
                      <a:ext uri="{53640926-AAD7-44D8-BBD7-CCE9431645EC}">
                        <a14:shadowObscured xmlns:a14="http://schemas.microsoft.com/office/drawing/2010/main"/>
                      </a:ext>
                    </a:extLst>
                  </pic:spPr>
                </pic:pic>
              </a:graphicData>
            </a:graphic>
          </wp:inline>
        </w:drawing>
      </w:r>
    </w:p>
    <w:p w14:paraId="000001B0" w14:textId="1738F787" w:rsidR="00476E63" w:rsidRPr="00D01E51" w:rsidRDefault="00A551B5" w:rsidP="00EF14B8">
      <w:pPr>
        <w:widowControl/>
        <w:spacing w:line="480" w:lineRule="auto"/>
        <w:jc w:val="center"/>
        <w:rPr>
          <w:rFonts w:ascii="Arial" w:eastAsia="Arial" w:hAnsi="Arial" w:cs="Arial"/>
          <w:sz w:val="24"/>
          <w:szCs w:val="24"/>
        </w:rPr>
      </w:pPr>
      <w:r w:rsidRPr="00D01E51">
        <w:rPr>
          <w:rFonts w:ascii="Arial" w:eastAsia="Arial" w:hAnsi="Arial" w:cs="Arial"/>
          <w:b/>
          <w:sz w:val="24"/>
          <w:szCs w:val="24"/>
        </w:rPr>
        <w:t xml:space="preserve">Figure # </w:t>
      </w:r>
      <w:r w:rsidRPr="00D01E51">
        <w:rPr>
          <w:rFonts w:ascii="Arial" w:eastAsia="Arial" w:hAnsi="Arial" w:cs="Arial"/>
          <w:sz w:val="24"/>
          <w:szCs w:val="24"/>
        </w:rPr>
        <w:t>Data Flow Diagram Level 0</w:t>
      </w:r>
    </w:p>
    <w:p w14:paraId="000001B1" w14:textId="00E366E2" w:rsidR="00476E63" w:rsidRPr="00D01E51" w:rsidRDefault="00A551B5" w:rsidP="00D01E51">
      <w:pPr>
        <w:widowControl/>
        <w:spacing w:line="480" w:lineRule="auto"/>
        <w:jc w:val="both"/>
        <w:rPr>
          <w:rFonts w:ascii="Arial" w:eastAsia="Arial" w:hAnsi="Arial" w:cs="Arial"/>
          <w:sz w:val="24"/>
          <w:szCs w:val="24"/>
        </w:rPr>
      </w:pPr>
      <w:r w:rsidRPr="00D01E51">
        <w:rPr>
          <w:rFonts w:ascii="Arial" w:eastAsia="Arial" w:hAnsi="Arial" w:cs="Arial"/>
          <w:sz w:val="24"/>
          <w:szCs w:val="24"/>
        </w:rPr>
        <w:tab/>
        <w:t xml:space="preserve">The figure above shows the context flow of the system, it </w:t>
      </w:r>
      <w:r w:rsidR="00023BE3" w:rsidRPr="00D01E51">
        <w:rPr>
          <w:rFonts w:ascii="Arial" w:eastAsia="Arial" w:hAnsi="Arial" w:cs="Arial"/>
          <w:sz w:val="24"/>
          <w:szCs w:val="24"/>
        </w:rPr>
        <w:t>compromises</w:t>
      </w:r>
      <w:r w:rsidRPr="00D01E51">
        <w:rPr>
          <w:rFonts w:ascii="Arial" w:eastAsia="Arial" w:hAnsi="Arial" w:cs="Arial"/>
          <w:sz w:val="24"/>
          <w:szCs w:val="24"/>
        </w:rPr>
        <w:t xml:space="preserve"> Admin who can oversee inventory quantity through a dashboard and can manipulate the inventory quantity which in turn gives an update on the available products. It also contains the Cashier, Service and Customer where they can purchase products by creating an order.</w:t>
      </w:r>
    </w:p>
    <w:p w14:paraId="000001B2" w14:textId="77777777" w:rsidR="00476E63" w:rsidRPr="00D01E51" w:rsidRDefault="00A551B5" w:rsidP="00EF14B8">
      <w:pPr>
        <w:widowControl/>
        <w:spacing w:line="480" w:lineRule="auto"/>
        <w:jc w:val="center"/>
        <w:rPr>
          <w:rFonts w:ascii="Arial" w:eastAsia="Arial" w:hAnsi="Arial" w:cs="Arial"/>
          <w:sz w:val="24"/>
          <w:szCs w:val="24"/>
        </w:rPr>
      </w:pPr>
      <w:r w:rsidRPr="00D01E51">
        <w:rPr>
          <w:rFonts w:ascii="Arial" w:eastAsia="Arial" w:hAnsi="Arial" w:cs="Arial"/>
          <w:noProof/>
          <w:sz w:val="24"/>
          <w:szCs w:val="24"/>
        </w:rPr>
        <w:lastRenderedPageBreak/>
        <w:drawing>
          <wp:inline distT="0" distB="0" distL="0" distR="0" wp14:anchorId="2C5D083C" wp14:editId="777B2056">
            <wp:extent cx="5715000" cy="2276475"/>
            <wp:effectExtent l="0" t="0" r="0" b="9525"/>
            <wp:docPr id="20616016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36"/>
                    <a:srcRect t="7004"/>
                    <a:stretch/>
                  </pic:blipFill>
                  <pic:spPr bwMode="auto">
                    <a:xfrm>
                      <a:off x="0" y="0"/>
                      <a:ext cx="5715000" cy="2276475"/>
                    </a:xfrm>
                    <a:prstGeom prst="rect">
                      <a:avLst/>
                    </a:prstGeom>
                    <a:ln>
                      <a:noFill/>
                    </a:ln>
                    <a:extLst>
                      <a:ext uri="{53640926-AAD7-44D8-BBD7-CCE9431645EC}">
                        <a14:shadowObscured xmlns:a14="http://schemas.microsoft.com/office/drawing/2010/main"/>
                      </a:ext>
                    </a:extLst>
                  </pic:spPr>
                </pic:pic>
              </a:graphicData>
            </a:graphic>
          </wp:inline>
        </w:drawing>
      </w:r>
      <w:r w:rsidRPr="00D01E51">
        <w:rPr>
          <w:rFonts w:ascii="Arial" w:eastAsia="Arial" w:hAnsi="Arial" w:cs="Arial"/>
          <w:b/>
          <w:sz w:val="24"/>
          <w:szCs w:val="24"/>
        </w:rPr>
        <w:br/>
        <w:t xml:space="preserve">Figure # </w:t>
      </w:r>
      <w:r w:rsidRPr="00D01E51">
        <w:rPr>
          <w:rFonts w:ascii="Arial" w:eastAsia="Arial" w:hAnsi="Arial" w:cs="Arial"/>
          <w:sz w:val="24"/>
          <w:szCs w:val="24"/>
        </w:rPr>
        <w:t>Data Flow Diagram 1</w:t>
      </w:r>
    </w:p>
    <w:p w14:paraId="000001B3" w14:textId="40ECA9D9" w:rsidR="00476E63" w:rsidRPr="00D01E51" w:rsidRDefault="00A551B5" w:rsidP="00D01E51">
      <w:pPr>
        <w:widowControl/>
        <w:spacing w:line="480" w:lineRule="auto"/>
        <w:jc w:val="both"/>
        <w:rPr>
          <w:rFonts w:ascii="Arial" w:eastAsia="Arial" w:hAnsi="Arial" w:cs="Arial"/>
          <w:sz w:val="24"/>
          <w:szCs w:val="24"/>
        </w:rPr>
      </w:pPr>
      <w:r w:rsidRPr="00D01E51">
        <w:rPr>
          <w:rFonts w:ascii="Arial" w:eastAsia="Arial" w:hAnsi="Arial" w:cs="Arial"/>
          <w:sz w:val="24"/>
          <w:szCs w:val="24"/>
        </w:rPr>
        <w:tab/>
        <w:t xml:space="preserve">The Level 1 figure above is the expanded version of the level 0 diagram, it starts with the customer and customer staff </w:t>
      </w:r>
      <w:r w:rsidR="005034BD" w:rsidRPr="00D01E51">
        <w:rPr>
          <w:rFonts w:ascii="Arial" w:eastAsia="Arial" w:hAnsi="Arial" w:cs="Arial"/>
          <w:sz w:val="24"/>
          <w:szCs w:val="24"/>
        </w:rPr>
        <w:t>creating</w:t>
      </w:r>
      <w:r w:rsidRPr="00D01E51">
        <w:rPr>
          <w:rFonts w:ascii="Arial" w:eastAsia="Arial" w:hAnsi="Arial" w:cs="Arial"/>
          <w:sz w:val="24"/>
          <w:szCs w:val="24"/>
        </w:rPr>
        <w:t xml:space="preserve"> orders and </w:t>
      </w:r>
      <w:r w:rsidR="00023BE3" w:rsidRPr="00D01E51">
        <w:rPr>
          <w:rFonts w:ascii="Arial" w:eastAsia="Arial" w:hAnsi="Arial" w:cs="Arial"/>
          <w:sz w:val="24"/>
          <w:szCs w:val="24"/>
        </w:rPr>
        <w:t>making</w:t>
      </w:r>
      <w:r w:rsidRPr="00D01E51">
        <w:rPr>
          <w:rFonts w:ascii="Arial" w:eastAsia="Arial" w:hAnsi="Arial" w:cs="Arial"/>
          <w:sz w:val="24"/>
          <w:szCs w:val="24"/>
        </w:rPr>
        <w:t xml:space="preserve"> payments. Afterwards the customer staff can manipulate orders if needed. On the other </w:t>
      </w:r>
      <w:r w:rsidR="00023BE3" w:rsidRPr="00D01E51">
        <w:rPr>
          <w:rFonts w:ascii="Arial" w:eastAsia="Arial" w:hAnsi="Arial" w:cs="Arial"/>
          <w:sz w:val="24"/>
          <w:szCs w:val="24"/>
        </w:rPr>
        <w:t>hand,</w:t>
      </w:r>
      <w:r w:rsidRPr="00D01E51">
        <w:rPr>
          <w:rFonts w:ascii="Arial" w:eastAsia="Arial" w:hAnsi="Arial" w:cs="Arial"/>
          <w:sz w:val="24"/>
          <w:szCs w:val="24"/>
        </w:rPr>
        <w:t xml:space="preserve"> the admin can also manipulate orders and update the quantity of goods in the </w:t>
      </w:r>
      <w:proofErr w:type="gramStart"/>
      <w:r w:rsidRPr="00D01E51">
        <w:rPr>
          <w:rFonts w:ascii="Arial" w:eastAsia="Arial" w:hAnsi="Arial" w:cs="Arial"/>
          <w:sz w:val="24"/>
          <w:szCs w:val="24"/>
        </w:rPr>
        <w:t>inventory</w:t>
      </w:r>
      <w:proofErr w:type="gramEnd"/>
      <w:r w:rsidRPr="00D01E51">
        <w:rPr>
          <w:rFonts w:ascii="Arial" w:eastAsia="Arial" w:hAnsi="Arial" w:cs="Arial"/>
          <w:sz w:val="24"/>
          <w:szCs w:val="24"/>
        </w:rPr>
        <w:t xml:space="preserve"> which in turn will show the products page if the product is available for the customers to buy.</w:t>
      </w:r>
    </w:p>
    <w:p w14:paraId="000001B4" w14:textId="5B7B67D8" w:rsidR="00476E63" w:rsidRPr="00D01E51" w:rsidRDefault="004758D1" w:rsidP="00EF14B8">
      <w:pPr>
        <w:widowControl/>
        <w:spacing w:line="480" w:lineRule="auto"/>
        <w:jc w:val="center"/>
        <w:rPr>
          <w:rFonts w:ascii="Arial" w:eastAsia="Arial" w:hAnsi="Arial" w:cs="Arial"/>
          <w:sz w:val="24"/>
          <w:szCs w:val="24"/>
        </w:rPr>
      </w:pPr>
      <w:r w:rsidRPr="00D01E51">
        <w:rPr>
          <w:rFonts w:ascii="Arial" w:hAnsi="Arial" w:cs="Arial"/>
          <w:noProof/>
          <w:sz w:val="24"/>
          <w:szCs w:val="24"/>
        </w:rPr>
        <w:lastRenderedPageBreak/>
        <w:drawing>
          <wp:inline distT="0" distB="0" distL="0" distR="0" wp14:anchorId="284BAA94" wp14:editId="6C8CF998">
            <wp:extent cx="5715000" cy="4266565"/>
            <wp:effectExtent l="0" t="0" r="0" b="635"/>
            <wp:docPr id="2061601612" name="image12.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2061601612" name="image12.png" descr="A diagram of a flowchart&#10;&#10;AI-generated content may be incorrect."/>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5715000" cy="4266565"/>
                    </a:xfrm>
                    <a:prstGeom prst="rect">
                      <a:avLst/>
                    </a:prstGeom>
                    <a:ln/>
                  </pic:spPr>
                </pic:pic>
              </a:graphicData>
            </a:graphic>
          </wp:inline>
        </w:drawing>
      </w:r>
      <w:r w:rsidR="00A551B5" w:rsidRPr="00D01E51">
        <w:rPr>
          <w:rFonts w:ascii="Arial" w:eastAsia="Arial" w:hAnsi="Arial" w:cs="Arial"/>
          <w:b/>
          <w:sz w:val="24"/>
          <w:szCs w:val="24"/>
        </w:rPr>
        <w:t xml:space="preserve">Figure # </w:t>
      </w:r>
      <w:r w:rsidR="00A551B5" w:rsidRPr="00D01E51">
        <w:rPr>
          <w:rFonts w:ascii="Arial" w:eastAsia="Arial" w:hAnsi="Arial" w:cs="Arial"/>
          <w:sz w:val="24"/>
          <w:szCs w:val="24"/>
        </w:rPr>
        <w:t>Data Flow Diagram Level 2</w:t>
      </w:r>
    </w:p>
    <w:p w14:paraId="61146F52" w14:textId="77777777" w:rsidR="00EF14B8" w:rsidRDefault="00A551B5" w:rsidP="00EF14B8">
      <w:pPr>
        <w:widowControl/>
        <w:spacing w:line="480" w:lineRule="auto"/>
        <w:jc w:val="both"/>
        <w:rPr>
          <w:rFonts w:ascii="Arial" w:eastAsia="Arial" w:hAnsi="Arial" w:cs="Arial"/>
          <w:sz w:val="24"/>
          <w:szCs w:val="24"/>
        </w:rPr>
      </w:pPr>
      <w:r w:rsidRPr="00D01E51">
        <w:rPr>
          <w:rFonts w:ascii="Arial" w:eastAsia="Arial" w:hAnsi="Arial" w:cs="Arial"/>
          <w:sz w:val="24"/>
          <w:szCs w:val="24"/>
        </w:rPr>
        <w:tab/>
        <w:t xml:space="preserve">The Figure above shows a much </w:t>
      </w:r>
      <w:r w:rsidR="005034BD" w:rsidRPr="00D01E51">
        <w:rPr>
          <w:rFonts w:ascii="Arial" w:eastAsia="Arial" w:hAnsi="Arial" w:cs="Arial"/>
          <w:sz w:val="24"/>
          <w:szCs w:val="24"/>
        </w:rPr>
        <w:t>deeper</w:t>
      </w:r>
      <w:r w:rsidRPr="00D01E51">
        <w:rPr>
          <w:rFonts w:ascii="Arial" w:eastAsia="Arial" w:hAnsi="Arial" w:cs="Arial"/>
          <w:sz w:val="24"/>
          <w:szCs w:val="24"/>
        </w:rPr>
        <w:t xml:space="preserve"> system flow of the website, starting with the </w:t>
      </w:r>
      <w:r w:rsidR="005034BD" w:rsidRPr="00D01E51">
        <w:rPr>
          <w:rFonts w:ascii="Arial" w:eastAsia="Arial" w:hAnsi="Arial" w:cs="Arial"/>
          <w:sz w:val="24"/>
          <w:szCs w:val="24"/>
        </w:rPr>
        <w:t>log-in</w:t>
      </w:r>
      <w:r w:rsidRPr="00D01E51">
        <w:rPr>
          <w:rFonts w:ascii="Arial" w:eastAsia="Arial" w:hAnsi="Arial" w:cs="Arial"/>
          <w:sz w:val="24"/>
          <w:szCs w:val="24"/>
        </w:rPr>
        <w:t xml:space="preserve"> of all the present entities, verifying the log in credentials from the database, if the customer is not registered, he/she may register through the register button. For the customers after logging in they will be able to select products to put into their order summary, a payment method will be given which the Cashier staff will verify, if it is verified the order will proceed to be shown as paid, if unverified the order will not take place. Both </w:t>
      </w:r>
      <w:r w:rsidR="005034BD" w:rsidRPr="00D01E51">
        <w:rPr>
          <w:rFonts w:ascii="Arial" w:eastAsia="Arial" w:hAnsi="Arial" w:cs="Arial"/>
          <w:sz w:val="24"/>
          <w:szCs w:val="24"/>
        </w:rPr>
        <w:t>the cashier</w:t>
      </w:r>
      <w:r w:rsidRPr="00D01E51">
        <w:rPr>
          <w:rFonts w:ascii="Arial" w:eastAsia="Arial" w:hAnsi="Arial" w:cs="Arial"/>
          <w:sz w:val="24"/>
          <w:szCs w:val="24"/>
        </w:rPr>
        <w:t xml:space="preserve"> and service staff </w:t>
      </w:r>
      <w:r w:rsidR="005034BD" w:rsidRPr="00D01E51">
        <w:rPr>
          <w:rFonts w:ascii="Arial" w:eastAsia="Arial" w:hAnsi="Arial" w:cs="Arial"/>
          <w:sz w:val="24"/>
          <w:szCs w:val="24"/>
        </w:rPr>
        <w:t>could</w:t>
      </w:r>
      <w:r w:rsidRPr="00D01E51">
        <w:rPr>
          <w:rFonts w:ascii="Arial" w:eastAsia="Arial" w:hAnsi="Arial" w:cs="Arial"/>
          <w:sz w:val="24"/>
          <w:szCs w:val="24"/>
        </w:rPr>
        <w:t xml:space="preserve"> accept and change orders, </w:t>
      </w:r>
      <w:r w:rsidRPr="00D01E51">
        <w:rPr>
          <w:rFonts w:ascii="Arial" w:eastAsia="Arial" w:hAnsi="Arial" w:cs="Arial"/>
          <w:sz w:val="24"/>
          <w:szCs w:val="24"/>
        </w:rPr>
        <w:lastRenderedPageBreak/>
        <w:t xml:space="preserve">cashier staff for online advance payment and walk in customers and service staff for walk in customers when needed. The cook staff will have access restrictions </w:t>
      </w:r>
      <w:r w:rsidR="005034BD" w:rsidRPr="00D01E51">
        <w:rPr>
          <w:rFonts w:ascii="Arial" w:eastAsia="Arial" w:hAnsi="Arial" w:cs="Arial"/>
          <w:sz w:val="24"/>
          <w:szCs w:val="24"/>
        </w:rPr>
        <w:t>only by</w:t>
      </w:r>
      <w:r w:rsidRPr="00D01E51">
        <w:rPr>
          <w:rFonts w:ascii="Arial" w:eastAsia="Arial" w:hAnsi="Arial" w:cs="Arial"/>
          <w:sz w:val="24"/>
          <w:szCs w:val="24"/>
        </w:rPr>
        <w:t xml:space="preserve"> being able to view the orders page. The </w:t>
      </w:r>
      <w:r w:rsidR="005034BD" w:rsidRPr="00D01E51">
        <w:rPr>
          <w:rFonts w:ascii="Arial" w:eastAsia="Arial" w:hAnsi="Arial" w:cs="Arial"/>
          <w:sz w:val="24"/>
          <w:szCs w:val="24"/>
        </w:rPr>
        <w:t>staff</w:t>
      </w:r>
      <w:r w:rsidRPr="00D01E51">
        <w:rPr>
          <w:rFonts w:ascii="Arial" w:eastAsia="Arial" w:hAnsi="Arial" w:cs="Arial"/>
          <w:sz w:val="24"/>
          <w:szCs w:val="24"/>
        </w:rPr>
        <w:t xml:space="preserve"> will not be able to register their own account, an admin must be present so the admin can register an account for the staff. The admin will have access to all functions and additional </w:t>
      </w:r>
      <w:r w:rsidR="005034BD" w:rsidRPr="00D01E51">
        <w:rPr>
          <w:rFonts w:ascii="Arial" w:eastAsia="Arial" w:hAnsi="Arial" w:cs="Arial"/>
          <w:sz w:val="24"/>
          <w:szCs w:val="24"/>
        </w:rPr>
        <w:t>functions</w:t>
      </w:r>
      <w:r w:rsidRPr="00D01E51">
        <w:rPr>
          <w:rFonts w:ascii="Arial" w:eastAsia="Arial" w:hAnsi="Arial" w:cs="Arial"/>
          <w:sz w:val="24"/>
          <w:szCs w:val="24"/>
        </w:rPr>
        <w:t xml:space="preserve"> of manipulating the inventory quantity stocks, </w:t>
      </w:r>
      <w:r w:rsidR="00023BE3" w:rsidRPr="00D01E51">
        <w:rPr>
          <w:rFonts w:ascii="Arial" w:eastAsia="Arial" w:hAnsi="Arial" w:cs="Arial"/>
          <w:sz w:val="24"/>
          <w:szCs w:val="24"/>
        </w:rPr>
        <w:t>removing</w:t>
      </w:r>
      <w:r w:rsidRPr="00D01E51">
        <w:rPr>
          <w:rFonts w:ascii="Arial" w:eastAsia="Arial" w:hAnsi="Arial" w:cs="Arial"/>
          <w:sz w:val="24"/>
          <w:szCs w:val="24"/>
        </w:rPr>
        <w:t xml:space="preserve"> an item </w:t>
      </w:r>
      <w:r w:rsidR="005034BD" w:rsidRPr="00D01E51">
        <w:rPr>
          <w:rFonts w:ascii="Arial" w:eastAsia="Arial" w:hAnsi="Arial" w:cs="Arial"/>
          <w:sz w:val="24"/>
          <w:szCs w:val="24"/>
        </w:rPr>
        <w:t>and</w:t>
      </w:r>
      <w:r w:rsidRPr="00D01E51">
        <w:rPr>
          <w:rFonts w:ascii="Arial" w:eastAsia="Arial" w:hAnsi="Arial" w:cs="Arial"/>
          <w:sz w:val="24"/>
          <w:szCs w:val="24"/>
        </w:rPr>
        <w:t xml:space="preserve"> the ability to add or remove a product on the product page.</w:t>
      </w:r>
    </w:p>
    <w:p w14:paraId="73AD71C9" w14:textId="77777777" w:rsidR="00B06074" w:rsidRDefault="00B06074" w:rsidP="00EF14B8">
      <w:pPr>
        <w:widowControl/>
        <w:spacing w:line="480" w:lineRule="auto"/>
        <w:jc w:val="both"/>
        <w:rPr>
          <w:rFonts w:ascii="Arial" w:eastAsia="Arial" w:hAnsi="Arial" w:cs="Arial"/>
          <w:sz w:val="24"/>
          <w:szCs w:val="24"/>
        </w:rPr>
      </w:pPr>
    </w:p>
    <w:p w14:paraId="000001B6" w14:textId="78C103EA" w:rsidR="00476E63" w:rsidRPr="004758D1" w:rsidRDefault="00A551B5" w:rsidP="00EF14B8">
      <w:pPr>
        <w:widowControl/>
        <w:spacing w:line="480" w:lineRule="auto"/>
        <w:jc w:val="both"/>
        <w:rPr>
          <w:rFonts w:ascii="Arial" w:eastAsia="Arial" w:hAnsi="Arial" w:cs="Arial"/>
          <w:b/>
          <w:sz w:val="24"/>
          <w:szCs w:val="24"/>
        </w:rPr>
      </w:pPr>
      <w:r w:rsidRPr="00682859">
        <w:rPr>
          <w:rFonts w:ascii="Arial" w:eastAsia="Arial" w:hAnsi="Arial" w:cs="Arial"/>
          <w:b/>
          <w:sz w:val="24"/>
          <w:szCs w:val="24"/>
        </w:rPr>
        <w:t>Use-Case Diagram</w:t>
      </w:r>
    </w:p>
    <w:p w14:paraId="7714311E" w14:textId="77777777" w:rsidR="004758D1" w:rsidRDefault="00A551B5" w:rsidP="00D01E51">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This segment will visualize the user’s interaction with the system and shows the important relationship between the user and different entities in which the user is involved.</w:t>
      </w:r>
    </w:p>
    <w:p w14:paraId="000001B7" w14:textId="5CAD3B04" w:rsidR="00476E63" w:rsidRPr="00D01E51" w:rsidRDefault="004758D1" w:rsidP="004758D1">
      <w:pPr>
        <w:widowControl/>
        <w:spacing w:line="480" w:lineRule="auto"/>
        <w:ind w:firstLine="720"/>
        <w:jc w:val="center"/>
        <w:rPr>
          <w:rFonts w:ascii="Arial" w:eastAsia="Arial" w:hAnsi="Arial" w:cs="Arial"/>
          <w:b/>
          <w:sz w:val="24"/>
          <w:szCs w:val="24"/>
        </w:rPr>
      </w:pPr>
      <w:r w:rsidRPr="00D01E51">
        <w:rPr>
          <w:rFonts w:ascii="Arial" w:hAnsi="Arial" w:cs="Arial"/>
          <w:noProof/>
          <w:sz w:val="24"/>
          <w:szCs w:val="24"/>
        </w:rPr>
        <w:lastRenderedPageBreak/>
        <w:drawing>
          <wp:inline distT="0" distB="0" distL="0" distR="0" wp14:anchorId="232AF5CE" wp14:editId="4224A4EC">
            <wp:extent cx="3879850" cy="3928110"/>
            <wp:effectExtent l="0" t="0" r="6350" b="0"/>
            <wp:docPr id="2061601606" name="image2.png" descr="A black background with blue circles&#10;&#10;AI-generated content may be incorrect."/>
            <wp:cNvGraphicFramePr/>
            <a:graphic xmlns:a="http://schemas.openxmlformats.org/drawingml/2006/main">
              <a:graphicData uri="http://schemas.openxmlformats.org/drawingml/2006/picture">
                <pic:pic xmlns:pic="http://schemas.openxmlformats.org/drawingml/2006/picture">
                  <pic:nvPicPr>
                    <pic:cNvPr id="2061601606" name="image2.png" descr="A black background with blue circles&#10;&#10;AI-generated content may be incorrect."/>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3879850" cy="3928110"/>
                    </a:xfrm>
                    <a:prstGeom prst="rect">
                      <a:avLst/>
                    </a:prstGeom>
                    <a:ln/>
                  </pic:spPr>
                </pic:pic>
              </a:graphicData>
            </a:graphic>
          </wp:inline>
        </w:drawing>
      </w:r>
    </w:p>
    <w:p w14:paraId="000001B8" w14:textId="13851FA2" w:rsidR="00476E63" w:rsidRPr="00D01E51" w:rsidRDefault="00A551B5" w:rsidP="00EF14B8">
      <w:pPr>
        <w:widowControl/>
        <w:spacing w:line="480" w:lineRule="auto"/>
        <w:jc w:val="center"/>
        <w:rPr>
          <w:rFonts w:ascii="Arial" w:eastAsia="Arial" w:hAnsi="Arial" w:cs="Arial"/>
          <w:sz w:val="24"/>
          <w:szCs w:val="24"/>
        </w:rPr>
      </w:pPr>
      <w:r w:rsidRPr="00D01E51">
        <w:rPr>
          <w:rFonts w:ascii="Arial" w:eastAsia="Arial" w:hAnsi="Arial" w:cs="Arial"/>
          <w:b/>
          <w:sz w:val="24"/>
          <w:szCs w:val="24"/>
        </w:rPr>
        <w:t xml:space="preserve">Figure # </w:t>
      </w:r>
      <w:r w:rsidRPr="00D01E51">
        <w:rPr>
          <w:rFonts w:ascii="Arial" w:eastAsia="Arial" w:hAnsi="Arial" w:cs="Arial"/>
          <w:sz w:val="24"/>
          <w:szCs w:val="24"/>
        </w:rPr>
        <w:t>Use Case Diagram</w:t>
      </w:r>
    </w:p>
    <w:p w14:paraId="000001B9" w14:textId="7F84C426" w:rsidR="00476E63" w:rsidRDefault="00A551B5" w:rsidP="00D01E51">
      <w:pPr>
        <w:widowControl/>
        <w:spacing w:line="480" w:lineRule="auto"/>
        <w:jc w:val="both"/>
        <w:rPr>
          <w:rFonts w:ascii="Arial" w:eastAsia="Arial" w:hAnsi="Arial" w:cs="Arial"/>
          <w:sz w:val="24"/>
          <w:szCs w:val="24"/>
        </w:rPr>
      </w:pPr>
      <w:r w:rsidRPr="00D01E51">
        <w:rPr>
          <w:rFonts w:ascii="Arial" w:eastAsia="Arial" w:hAnsi="Arial" w:cs="Arial"/>
          <w:b/>
          <w:sz w:val="24"/>
          <w:szCs w:val="24"/>
        </w:rPr>
        <w:tab/>
      </w:r>
      <w:r w:rsidRPr="00D01E51">
        <w:rPr>
          <w:rFonts w:ascii="Arial" w:eastAsia="Arial" w:hAnsi="Arial" w:cs="Arial"/>
          <w:sz w:val="24"/>
          <w:szCs w:val="24"/>
        </w:rPr>
        <w:tab/>
        <w:t xml:space="preserve">The Figure Above shows that </w:t>
      </w:r>
      <w:r w:rsidR="005034BD" w:rsidRPr="00D01E51">
        <w:rPr>
          <w:rFonts w:ascii="Arial" w:eastAsia="Arial" w:hAnsi="Arial" w:cs="Arial"/>
          <w:sz w:val="24"/>
          <w:szCs w:val="24"/>
        </w:rPr>
        <w:t>for</w:t>
      </w:r>
      <w:r w:rsidRPr="00D01E51">
        <w:rPr>
          <w:rFonts w:ascii="Arial" w:eastAsia="Arial" w:hAnsi="Arial" w:cs="Arial"/>
          <w:sz w:val="24"/>
          <w:szCs w:val="24"/>
        </w:rPr>
        <w:t xml:space="preserve"> the </w:t>
      </w:r>
      <w:r w:rsidR="00023BE3" w:rsidRPr="00D01E51">
        <w:rPr>
          <w:rFonts w:ascii="Arial" w:eastAsia="Arial" w:hAnsi="Arial" w:cs="Arial"/>
          <w:sz w:val="24"/>
          <w:szCs w:val="24"/>
        </w:rPr>
        <w:t>business</w:t>
      </w:r>
      <w:r w:rsidRPr="00D01E51">
        <w:rPr>
          <w:rFonts w:ascii="Arial" w:eastAsia="Arial" w:hAnsi="Arial" w:cs="Arial"/>
          <w:sz w:val="24"/>
          <w:szCs w:val="24"/>
        </w:rPr>
        <w:t xml:space="preserve"> it needs to have a good inventory system. It caters to both Online and walk in orders by giving the menu an update on what product is available based on the current stocks. The customer has access to the website where he can check the store information and make online purchases. The walk-in customer can order through the cashier. The cashier will have access to the cashier dashboard by logging in to the website with a staff account and will be able to process and manipulate orders. The service will be able to take additional orders from current customers to add to their orders. The cook will have a </w:t>
      </w:r>
      <w:r w:rsidRPr="00D01E51">
        <w:rPr>
          <w:rFonts w:ascii="Arial" w:eastAsia="Arial" w:hAnsi="Arial" w:cs="Arial"/>
          <w:sz w:val="24"/>
          <w:szCs w:val="24"/>
        </w:rPr>
        <w:lastRenderedPageBreak/>
        <w:t xml:space="preserve">view of the order lists to see which order needs to be done. The admin will have access to the admin dashboard giving the admin the ability to manipulate the inventory stocks, the admin </w:t>
      </w:r>
      <w:r w:rsidR="005034BD" w:rsidRPr="00D01E51">
        <w:rPr>
          <w:rFonts w:ascii="Arial" w:eastAsia="Arial" w:hAnsi="Arial" w:cs="Arial"/>
          <w:sz w:val="24"/>
          <w:szCs w:val="24"/>
        </w:rPr>
        <w:t>will also</w:t>
      </w:r>
      <w:r w:rsidRPr="00D01E51">
        <w:rPr>
          <w:rFonts w:ascii="Arial" w:eastAsia="Arial" w:hAnsi="Arial" w:cs="Arial"/>
          <w:sz w:val="24"/>
          <w:szCs w:val="24"/>
        </w:rPr>
        <w:t xml:space="preserve"> oversee profiles and </w:t>
      </w:r>
      <w:proofErr w:type="gramStart"/>
      <w:r w:rsidRPr="00D01E51">
        <w:rPr>
          <w:rFonts w:ascii="Arial" w:eastAsia="Arial" w:hAnsi="Arial" w:cs="Arial"/>
          <w:sz w:val="24"/>
          <w:szCs w:val="24"/>
        </w:rPr>
        <w:t>accounts</w:t>
      </w:r>
      <w:proofErr w:type="gramEnd"/>
      <w:r w:rsidRPr="00D01E51">
        <w:rPr>
          <w:rFonts w:ascii="Arial" w:eastAsia="Arial" w:hAnsi="Arial" w:cs="Arial"/>
          <w:sz w:val="24"/>
          <w:szCs w:val="24"/>
        </w:rPr>
        <w:t xml:space="preserve"> which the admin can create an account for staff, delete accounts and update accounts.</w:t>
      </w:r>
    </w:p>
    <w:p w14:paraId="32B13431" w14:textId="77777777" w:rsidR="00D16CCB" w:rsidRPr="00D01E51" w:rsidRDefault="00D16CCB" w:rsidP="00D01E51">
      <w:pPr>
        <w:widowControl/>
        <w:spacing w:line="480" w:lineRule="auto"/>
        <w:jc w:val="both"/>
        <w:rPr>
          <w:rFonts w:ascii="Arial" w:eastAsia="Arial" w:hAnsi="Arial" w:cs="Arial"/>
          <w:sz w:val="24"/>
          <w:szCs w:val="24"/>
        </w:rPr>
      </w:pPr>
    </w:p>
    <w:p w14:paraId="11E5F668" w14:textId="70E48CFA" w:rsidR="005034BD" w:rsidRPr="00682859" w:rsidRDefault="00CD096E" w:rsidP="00D01E51">
      <w:pPr>
        <w:pStyle w:val="Heading2"/>
        <w:spacing w:before="0" w:after="0" w:line="480" w:lineRule="auto"/>
        <w:jc w:val="both"/>
        <w:rPr>
          <w:rFonts w:ascii="Arial" w:eastAsia="Arial" w:hAnsi="Arial" w:cs="Arial"/>
          <w:b/>
          <w:color w:val="auto"/>
          <w:sz w:val="24"/>
          <w:szCs w:val="24"/>
        </w:rPr>
      </w:pPr>
      <w:r w:rsidRPr="00682859">
        <w:rPr>
          <w:rFonts w:ascii="Arial" w:eastAsia="Arial" w:hAnsi="Arial" w:cs="Arial"/>
          <w:b/>
          <w:color w:val="auto"/>
          <w:sz w:val="24"/>
          <w:szCs w:val="24"/>
        </w:rPr>
        <w:t>Forecast and Demand Method</w:t>
      </w:r>
    </w:p>
    <w:p w14:paraId="48D2ED48" w14:textId="09D6372D" w:rsidR="00CD096E" w:rsidRDefault="000861C7" w:rsidP="00D01E51">
      <w:pPr>
        <w:spacing w:line="480" w:lineRule="auto"/>
        <w:jc w:val="both"/>
        <w:rPr>
          <w:rFonts w:ascii="Arial" w:eastAsia="Arial" w:hAnsi="Arial" w:cs="Arial"/>
          <w:sz w:val="24"/>
          <w:szCs w:val="24"/>
        </w:rPr>
      </w:pPr>
      <w:r w:rsidRPr="00D01E51">
        <w:rPr>
          <w:rFonts w:ascii="Arial" w:eastAsia="Arial" w:hAnsi="Arial" w:cs="Arial"/>
          <w:sz w:val="24"/>
          <w:szCs w:val="24"/>
        </w:rPr>
        <w:tab/>
        <w:t xml:space="preserve">The AI tool that </w:t>
      </w:r>
      <w:r w:rsidR="00CB19E5" w:rsidRPr="00D01E51">
        <w:rPr>
          <w:rFonts w:ascii="Arial" w:eastAsia="Arial" w:hAnsi="Arial" w:cs="Arial"/>
          <w:sz w:val="24"/>
          <w:szCs w:val="24"/>
        </w:rPr>
        <w:t>will be used for this Web-System will be Facebook Prophet</w:t>
      </w:r>
      <w:r w:rsidR="009763B5" w:rsidRPr="00D01E51">
        <w:rPr>
          <w:rFonts w:ascii="Arial" w:eastAsia="Arial" w:hAnsi="Arial" w:cs="Arial"/>
          <w:sz w:val="24"/>
          <w:szCs w:val="24"/>
        </w:rPr>
        <w:t>. Prophet is an open source, time-series forecasting tool developed by Facebook to identify trends and seasonality</w:t>
      </w:r>
      <w:r w:rsidR="00976529" w:rsidRPr="00D01E51">
        <w:rPr>
          <w:rFonts w:ascii="Arial" w:eastAsia="Arial" w:hAnsi="Arial" w:cs="Arial"/>
          <w:sz w:val="24"/>
          <w:szCs w:val="24"/>
        </w:rPr>
        <w:t xml:space="preserve">. It is designed to forecast time-series data which are data collected over </w:t>
      </w:r>
      <w:proofErr w:type="gramStart"/>
      <w:r w:rsidR="00976529" w:rsidRPr="00D01E51">
        <w:rPr>
          <w:rFonts w:ascii="Arial" w:eastAsia="Arial" w:hAnsi="Arial" w:cs="Arial"/>
          <w:sz w:val="24"/>
          <w:szCs w:val="24"/>
        </w:rPr>
        <w:t>a period of time</w:t>
      </w:r>
      <w:proofErr w:type="gramEnd"/>
      <w:r w:rsidR="00976529" w:rsidRPr="00D01E51">
        <w:rPr>
          <w:rFonts w:ascii="Arial" w:eastAsia="Arial" w:hAnsi="Arial" w:cs="Arial"/>
          <w:sz w:val="24"/>
          <w:szCs w:val="24"/>
        </w:rPr>
        <w:t xml:space="preserve"> allowing a much better understanding of trends and patterns.</w:t>
      </w:r>
      <w:r w:rsidR="00852B1B" w:rsidRPr="00D01E51">
        <w:rPr>
          <w:rFonts w:ascii="Arial" w:eastAsia="Arial" w:hAnsi="Arial" w:cs="Arial"/>
          <w:sz w:val="24"/>
          <w:szCs w:val="24"/>
        </w:rPr>
        <w:t xml:space="preserve"> This </w:t>
      </w:r>
      <w:proofErr w:type="gramStart"/>
      <w:r w:rsidR="00852B1B" w:rsidRPr="00D01E51">
        <w:rPr>
          <w:rFonts w:ascii="Arial" w:eastAsia="Arial" w:hAnsi="Arial" w:cs="Arial"/>
          <w:sz w:val="24"/>
          <w:szCs w:val="24"/>
        </w:rPr>
        <w:t>particular AI</w:t>
      </w:r>
      <w:proofErr w:type="gramEnd"/>
      <w:r w:rsidR="00852B1B" w:rsidRPr="00D01E51">
        <w:rPr>
          <w:rFonts w:ascii="Arial" w:eastAsia="Arial" w:hAnsi="Arial" w:cs="Arial"/>
          <w:sz w:val="24"/>
          <w:szCs w:val="24"/>
        </w:rPr>
        <w:t xml:space="preserve"> model uses </w:t>
      </w:r>
      <w:proofErr w:type="gramStart"/>
      <w:r w:rsidR="00852B1B" w:rsidRPr="00D01E51">
        <w:rPr>
          <w:rFonts w:ascii="Arial" w:eastAsia="Arial" w:hAnsi="Arial" w:cs="Arial"/>
          <w:sz w:val="24"/>
          <w:szCs w:val="24"/>
        </w:rPr>
        <w:t>and</w:t>
      </w:r>
      <w:proofErr w:type="gramEnd"/>
      <w:r w:rsidR="00852B1B" w:rsidRPr="00D01E51">
        <w:rPr>
          <w:rFonts w:ascii="Arial" w:eastAsia="Arial" w:hAnsi="Arial" w:cs="Arial"/>
          <w:sz w:val="24"/>
          <w:szCs w:val="24"/>
        </w:rPr>
        <w:t xml:space="preserve"> additive model, allowing it to decompose time series data into three components</w:t>
      </w:r>
      <w:r w:rsidR="00DB14E0" w:rsidRPr="00D01E51">
        <w:rPr>
          <w:rFonts w:ascii="Arial" w:eastAsia="Arial" w:hAnsi="Arial" w:cs="Arial"/>
          <w:sz w:val="24"/>
          <w:szCs w:val="24"/>
        </w:rPr>
        <w:t>, these components being trend, seasonality and holiday effects.</w:t>
      </w:r>
      <w:r w:rsidR="0039564C" w:rsidRPr="00D01E51">
        <w:rPr>
          <w:rFonts w:ascii="Arial" w:eastAsia="Arial" w:hAnsi="Arial" w:cs="Arial"/>
          <w:sz w:val="24"/>
          <w:szCs w:val="24"/>
        </w:rPr>
        <w:t xml:space="preserve"> With this </w:t>
      </w:r>
      <w:proofErr w:type="gramStart"/>
      <w:r w:rsidR="0039564C" w:rsidRPr="00D01E51">
        <w:rPr>
          <w:rFonts w:ascii="Arial" w:eastAsia="Arial" w:hAnsi="Arial" w:cs="Arial"/>
          <w:sz w:val="24"/>
          <w:szCs w:val="24"/>
        </w:rPr>
        <w:t>particular model</w:t>
      </w:r>
      <w:proofErr w:type="gramEnd"/>
      <w:r w:rsidR="0039564C" w:rsidRPr="00D01E51">
        <w:rPr>
          <w:rFonts w:ascii="Arial" w:eastAsia="Arial" w:hAnsi="Arial" w:cs="Arial"/>
          <w:sz w:val="24"/>
          <w:szCs w:val="24"/>
        </w:rPr>
        <w:t xml:space="preserve"> businesses will be able to efficiently predict demand and </w:t>
      </w:r>
      <w:r w:rsidR="003266B6" w:rsidRPr="00D01E51">
        <w:rPr>
          <w:rFonts w:ascii="Arial" w:eastAsia="Arial" w:hAnsi="Arial" w:cs="Arial"/>
          <w:sz w:val="24"/>
          <w:szCs w:val="24"/>
        </w:rPr>
        <w:t>make informed decisions based on consolidated data.</w:t>
      </w:r>
    </w:p>
    <w:p w14:paraId="5C866EEA" w14:textId="77777777" w:rsidR="00D16CCB" w:rsidRPr="00D01E51" w:rsidRDefault="00D16CCB" w:rsidP="00D01E51">
      <w:pPr>
        <w:spacing w:line="480" w:lineRule="auto"/>
        <w:jc w:val="both"/>
        <w:rPr>
          <w:rFonts w:ascii="Arial" w:eastAsia="Arial" w:hAnsi="Arial" w:cs="Arial"/>
          <w:sz w:val="24"/>
          <w:szCs w:val="24"/>
        </w:rPr>
      </w:pPr>
    </w:p>
    <w:p w14:paraId="6D24B75B" w14:textId="5BA29227" w:rsidR="00221389" w:rsidRPr="00682859" w:rsidRDefault="00221389" w:rsidP="00D01E51">
      <w:pPr>
        <w:pStyle w:val="Heading2"/>
        <w:spacing w:before="0" w:after="0" w:line="480" w:lineRule="auto"/>
        <w:jc w:val="both"/>
        <w:rPr>
          <w:rFonts w:ascii="Arial" w:eastAsia="Arial" w:hAnsi="Arial" w:cs="Arial"/>
          <w:b/>
          <w:color w:val="auto"/>
          <w:sz w:val="24"/>
          <w:szCs w:val="24"/>
        </w:rPr>
      </w:pPr>
      <w:commentRangeStart w:id="17"/>
      <w:r w:rsidRPr="00682859">
        <w:rPr>
          <w:rFonts w:ascii="Arial" w:eastAsia="Arial" w:hAnsi="Arial" w:cs="Arial"/>
          <w:b/>
          <w:color w:val="auto"/>
          <w:sz w:val="24"/>
          <w:szCs w:val="24"/>
        </w:rPr>
        <w:t>Development and Testing</w:t>
      </w:r>
      <w:commentRangeEnd w:id="17"/>
      <w:r w:rsidRPr="00682859">
        <w:rPr>
          <w:rStyle w:val="CommentReference"/>
          <w:rFonts w:ascii="Arial" w:hAnsi="Arial" w:cs="Arial"/>
          <w:b/>
          <w:color w:val="auto"/>
          <w:sz w:val="24"/>
          <w:szCs w:val="24"/>
        </w:rPr>
        <w:commentReference w:id="17"/>
      </w:r>
    </w:p>
    <w:p w14:paraId="710E7078" w14:textId="547C1AFD" w:rsidR="00BF0226" w:rsidRPr="00D01E51" w:rsidRDefault="00BF0226" w:rsidP="00D16CCB">
      <w:pPr>
        <w:widowControl/>
        <w:spacing w:line="480" w:lineRule="auto"/>
        <w:ind w:firstLine="720"/>
        <w:jc w:val="both"/>
        <w:rPr>
          <w:rFonts w:ascii="Arial" w:eastAsia="Arial" w:hAnsi="Arial" w:cs="Arial"/>
          <w:bCs/>
          <w:sz w:val="24"/>
          <w:szCs w:val="24"/>
        </w:rPr>
      </w:pPr>
      <w:r w:rsidRPr="00D01E51">
        <w:rPr>
          <w:rFonts w:ascii="Arial" w:eastAsia="Arial" w:hAnsi="Arial" w:cs="Arial"/>
          <w:bCs/>
          <w:sz w:val="24"/>
          <w:szCs w:val="24"/>
        </w:rPr>
        <w:t xml:space="preserve">The development of this Web-System will use the following Tech Stack: SASS, PHP, REACTJS, LARAVEL, SQL. The developers will use ReactJS to create the function and components of the front end of the Web-System along with SASS (Syntactically Awesome Style Sheet) to design the Web-Page. PHP will be used to </w:t>
      </w:r>
      <w:r w:rsidRPr="00D01E51">
        <w:rPr>
          <w:rFonts w:ascii="Arial" w:eastAsia="Arial" w:hAnsi="Arial" w:cs="Arial"/>
          <w:bCs/>
          <w:sz w:val="24"/>
          <w:szCs w:val="24"/>
        </w:rPr>
        <w:lastRenderedPageBreak/>
        <w:t>create the back-end functions additionally using Laravel for its framework. The developers will be utilizing SQL in the first chapter of the capstone.</w:t>
      </w:r>
    </w:p>
    <w:p w14:paraId="664F00C3" w14:textId="62A4EC25" w:rsidR="005034BD" w:rsidRDefault="00BF0226" w:rsidP="00D01E51">
      <w:pPr>
        <w:widowControl/>
        <w:spacing w:line="480" w:lineRule="auto"/>
        <w:jc w:val="both"/>
        <w:rPr>
          <w:rFonts w:ascii="Arial" w:eastAsia="Arial" w:hAnsi="Arial" w:cs="Arial"/>
          <w:bCs/>
          <w:sz w:val="24"/>
          <w:szCs w:val="24"/>
        </w:rPr>
      </w:pPr>
      <w:r w:rsidRPr="00D01E51">
        <w:rPr>
          <w:rFonts w:ascii="Arial" w:eastAsia="Arial" w:hAnsi="Arial" w:cs="Arial"/>
          <w:bCs/>
          <w:sz w:val="24"/>
          <w:szCs w:val="24"/>
        </w:rPr>
        <w:tab/>
        <w:t xml:space="preserve">In the testing phase utilizing the iterative development lifecycle the developers will be able to test </w:t>
      </w:r>
      <w:proofErr w:type="gramStart"/>
      <w:r w:rsidRPr="00D01E51">
        <w:rPr>
          <w:rFonts w:ascii="Arial" w:eastAsia="Arial" w:hAnsi="Arial" w:cs="Arial"/>
          <w:bCs/>
          <w:sz w:val="24"/>
          <w:szCs w:val="24"/>
        </w:rPr>
        <w:t>each</w:t>
      </w:r>
      <w:proofErr w:type="gramEnd"/>
      <w:r w:rsidRPr="00D01E51">
        <w:rPr>
          <w:rFonts w:ascii="Arial" w:eastAsia="Arial" w:hAnsi="Arial" w:cs="Arial"/>
          <w:bCs/>
          <w:sz w:val="24"/>
          <w:szCs w:val="24"/>
        </w:rPr>
        <w:t xml:space="preserve"> and every function developed before and after implementation to gauge the performance and efficiency of the code. Gathering feedback from the beneficiary and its possible </w:t>
      </w:r>
      <w:proofErr w:type="gramStart"/>
      <w:r w:rsidRPr="00D01E51">
        <w:rPr>
          <w:rFonts w:ascii="Arial" w:eastAsia="Arial" w:hAnsi="Arial" w:cs="Arial"/>
          <w:bCs/>
          <w:sz w:val="24"/>
          <w:szCs w:val="24"/>
        </w:rPr>
        <w:t>users</w:t>
      </w:r>
      <w:proofErr w:type="gramEnd"/>
      <w:r w:rsidRPr="00D01E51">
        <w:rPr>
          <w:rFonts w:ascii="Arial" w:eastAsia="Arial" w:hAnsi="Arial" w:cs="Arial"/>
          <w:bCs/>
          <w:sz w:val="24"/>
          <w:szCs w:val="24"/>
        </w:rPr>
        <w:t xml:space="preserve"> the developers will be able to improve the system accordingly.</w:t>
      </w:r>
    </w:p>
    <w:p w14:paraId="1024CA39" w14:textId="77777777" w:rsidR="00D16CCB" w:rsidRPr="00D01E51" w:rsidRDefault="00D16CCB" w:rsidP="00D01E51">
      <w:pPr>
        <w:widowControl/>
        <w:spacing w:line="480" w:lineRule="auto"/>
        <w:jc w:val="both"/>
        <w:rPr>
          <w:rFonts w:ascii="Arial" w:eastAsia="Arial" w:hAnsi="Arial" w:cs="Arial"/>
          <w:sz w:val="24"/>
          <w:szCs w:val="24"/>
        </w:rPr>
      </w:pPr>
    </w:p>
    <w:p w14:paraId="000001D0" w14:textId="77777777" w:rsidR="00476E63" w:rsidRPr="00682859" w:rsidRDefault="00A551B5" w:rsidP="00D01E51">
      <w:pPr>
        <w:pStyle w:val="Heading2"/>
        <w:spacing w:before="0" w:after="0" w:line="480" w:lineRule="auto"/>
        <w:jc w:val="both"/>
        <w:rPr>
          <w:rFonts w:ascii="Arial" w:eastAsia="Arial" w:hAnsi="Arial" w:cs="Arial"/>
          <w:b/>
          <w:color w:val="auto"/>
          <w:sz w:val="24"/>
          <w:szCs w:val="24"/>
        </w:rPr>
      </w:pPr>
      <w:r w:rsidRPr="00682859">
        <w:rPr>
          <w:rFonts w:ascii="Arial" w:eastAsia="Arial" w:hAnsi="Arial" w:cs="Arial"/>
          <w:b/>
          <w:color w:val="auto"/>
          <w:sz w:val="24"/>
          <w:szCs w:val="24"/>
        </w:rPr>
        <w:t>Implementation Plan</w:t>
      </w:r>
    </w:p>
    <w:p w14:paraId="000001D1" w14:textId="77777777" w:rsidR="00476E63" w:rsidRPr="00D01E51" w:rsidRDefault="00A551B5" w:rsidP="00D01E51">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 xml:space="preserve">The researchers will start the implementation plan for the Smart Automation Management System and Data Analytics with AI-Enabled Demand Forecasting for Metro 7 with the planning phase to gather requirements and information needed for the project and define its scope. Next, the designing phase creation of system architecture and user interface prototype. Once the designing phase is completed, researchers will begin the development phase, involves working with the actual project setting up its environment, core modules and AI for demand forecasting that is also compatible with mobile interface. Researchers will also ensure tight and safe security for users’ information and will be conducting a code review and testing to ensure a bug safe system. After the development phase, researchers will start the documentation phase to create documentation of user’s manual, conduct a training session for staff and admins, and gather feedback prior 2 weeks before deployment </w:t>
      </w:r>
      <w:r w:rsidRPr="00D01E51">
        <w:rPr>
          <w:rFonts w:ascii="Arial" w:eastAsia="Arial" w:hAnsi="Arial" w:cs="Arial"/>
          <w:sz w:val="24"/>
          <w:szCs w:val="24"/>
        </w:rPr>
        <w:lastRenderedPageBreak/>
        <w:t>of the system. Using the gathered feedback, we will use the remaining days before deployment to enhance the system.</w:t>
      </w:r>
    </w:p>
    <w:p w14:paraId="000001D2" w14:textId="77777777" w:rsidR="00476E63" w:rsidRPr="00D01E51" w:rsidRDefault="00A551B5" w:rsidP="00D01E51">
      <w:pPr>
        <w:widowControl/>
        <w:spacing w:line="480" w:lineRule="auto"/>
        <w:ind w:firstLine="720"/>
        <w:jc w:val="both"/>
        <w:rPr>
          <w:rFonts w:ascii="Arial" w:eastAsia="Arial" w:hAnsi="Arial" w:cs="Arial"/>
          <w:sz w:val="24"/>
          <w:szCs w:val="24"/>
        </w:rPr>
      </w:pPr>
      <w:r w:rsidRPr="00D01E51">
        <w:rPr>
          <w:rFonts w:ascii="Arial" w:eastAsia="Arial" w:hAnsi="Arial" w:cs="Arial"/>
          <w:sz w:val="24"/>
          <w:szCs w:val="24"/>
        </w:rPr>
        <w:t>Lastly, once the system is deployed researchers will provide onsite support for monitoring system performance, technical support and collecting user feedback for improvements. This Implementation plan will ensure the accuracy, efficiency and effectiveness of the system and deliver it on time.</w:t>
      </w:r>
    </w:p>
    <w:p w14:paraId="000001D3" w14:textId="77777777" w:rsidR="00476E63" w:rsidRPr="00D01E51" w:rsidRDefault="00476E63" w:rsidP="00D01E51">
      <w:pPr>
        <w:widowControl/>
        <w:spacing w:line="480" w:lineRule="auto"/>
        <w:jc w:val="both"/>
        <w:rPr>
          <w:rFonts w:ascii="Arial" w:eastAsia="Arial" w:hAnsi="Arial" w:cs="Arial"/>
          <w:b/>
          <w:sz w:val="24"/>
          <w:szCs w:val="24"/>
        </w:rPr>
      </w:pPr>
    </w:p>
    <w:p w14:paraId="000001D4" w14:textId="77777777" w:rsidR="00476E63" w:rsidRPr="00D01E51" w:rsidRDefault="00A551B5" w:rsidP="00D01E51">
      <w:pPr>
        <w:widowControl/>
        <w:spacing w:line="480" w:lineRule="auto"/>
        <w:jc w:val="both"/>
        <w:rPr>
          <w:rFonts w:ascii="Arial" w:eastAsia="Arial" w:hAnsi="Arial" w:cs="Arial"/>
          <w:b/>
          <w:sz w:val="24"/>
          <w:szCs w:val="24"/>
        </w:rPr>
      </w:pPr>
      <w:r w:rsidRPr="00D01E51">
        <w:rPr>
          <w:rFonts w:ascii="Arial" w:eastAsia="Arial" w:hAnsi="Arial" w:cs="Arial"/>
          <w:b/>
          <w:sz w:val="24"/>
          <w:szCs w:val="24"/>
        </w:rPr>
        <w:tab/>
      </w:r>
    </w:p>
    <w:p w14:paraId="000001D5" w14:textId="77777777" w:rsidR="00476E63" w:rsidRPr="00D01E51" w:rsidRDefault="00476E63" w:rsidP="00D01E51">
      <w:pPr>
        <w:widowControl/>
        <w:spacing w:line="480" w:lineRule="auto"/>
        <w:jc w:val="both"/>
        <w:rPr>
          <w:rFonts w:ascii="Arial" w:eastAsia="Arial" w:hAnsi="Arial" w:cs="Arial"/>
          <w:sz w:val="24"/>
          <w:szCs w:val="24"/>
        </w:rPr>
      </w:pPr>
    </w:p>
    <w:p w14:paraId="000001D6" w14:textId="77777777" w:rsidR="00476E63" w:rsidRPr="00D01E51" w:rsidRDefault="00476E63" w:rsidP="00D01E51">
      <w:pPr>
        <w:widowControl/>
        <w:spacing w:line="480" w:lineRule="auto"/>
        <w:jc w:val="both"/>
        <w:rPr>
          <w:rFonts w:ascii="Arial" w:eastAsia="Arial" w:hAnsi="Arial" w:cs="Arial"/>
          <w:b/>
          <w:sz w:val="24"/>
          <w:szCs w:val="24"/>
        </w:rPr>
      </w:pPr>
    </w:p>
    <w:p w14:paraId="000001D7" w14:textId="77777777" w:rsidR="00476E63" w:rsidRPr="00D01E51" w:rsidRDefault="00476E63" w:rsidP="00D01E51">
      <w:pPr>
        <w:widowControl/>
        <w:spacing w:line="480" w:lineRule="auto"/>
        <w:jc w:val="both"/>
        <w:rPr>
          <w:rFonts w:ascii="Arial" w:eastAsia="Arial" w:hAnsi="Arial" w:cs="Arial"/>
          <w:b/>
          <w:sz w:val="24"/>
          <w:szCs w:val="24"/>
        </w:rPr>
      </w:pPr>
    </w:p>
    <w:p w14:paraId="7A127D3C" w14:textId="77777777" w:rsidR="005034BD" w:rsidRPr="00D01E51" w:rsidRDefault="005034BD" w:rsidP="00D01E51">
      <w:pPr>
        <w:widowControl/>
        <w:spacing w:line="480" w:lineRule="auto"/>
        <w:jc w:val="both"/>
        <w:rPr>
          <w:rFonts w:ascii="Arial" w:eastAsia="Arial" w:hAnsi="Arial" w:cs="Arial"/>
          <w:b/>
          <w:sz w:val="24"/>
          <w:szCs w:val="24"/>
        </w:rPr>
      </w:pPr>
    </w:p>
    <w:p w14:paraId="7809C298" w14:textId="77777777" w:rsidR="005034BD" w:rsidRPr="00D01E51" w:rsidRDefault="005034BD" w:rsidP="00D01E51">
      <w:pPr>
        <w:widowControl/>
        <w:spacing w:line="480" w:lineRule="auto"/>
        <w:jc w:val="both"/>
        <w:rPr>
          <w:rFonts w:ascii="Arial" w:eastAsia="Arial" w:hAnsi="Arial" w:cs="Arial"/>
          <w:b/>
          <w:sz w:val="24"/>
          <w:szCs w:val="24"/>
        </w:rPr>
      </w:pPr>
    </w:p>
    <w:p w14:paraId="752E2492" w14:textId="77777777" w:rsidR="005034BD" w:rsidRPr="00D01E51" w:rsidRDefault="005034BD" w:rsidP="00D01E51">
      <w:pPr>
        <w:widowControl/>
        <w:spacing w:line="480" w:lineRule="auto"/>
        <w:jc w:val="both"/>
        <w:rPr>
          <w:rFonts w:ascii="Arial" w:eastAsia="Arial" w:hAnsi="Arial" w:cs="Arial"/>
          <w:b/>
          <w:sz w:val="24"/>
          <w:szCs w:val="24"/>
        </w:rPr>
      </w:pPr>
    </w:p>
    <w:p w14:paraId="1294363C" w14:textId="77777777" w:rsidR="005034BD" w:rsidRPr="00D01E51" w:rsidRDefault="005034BD" w:rsidP="00D01E51">
      <w:pPr>
        <w:widowControl/>
        <w:spacing w:line="480" w:lineRule="auto"/>
        <w:jc w:val="both"/>
        <w:rPr>
          <w:rFonts w:ascii="Arial" w:eastAsia="Arial" w:hAnsi="Arial" w:cs="Arial"/>
          <w:b/>
          <w:sz w:val="24"/>
          <w:szCs w:val="24"/>
        </w:rPr>
      </w:pPr>
    </w:p>
    <w:p w14:paraId="790784BE" w14:textId="77777777" w:rsidR="005034BD" w:rsidRPr="00D01E51" w:rsidRDefault="005034BD" w:rsidP="00D01E51">
      <w:pPr>
        <w:widowControl/>
        <w:spacing w:line="480" w:lineRule="auto"/>
        <w:jc w:val="both"/>
        <w:rPr>
          <w:rFonts w:ascii="Arial" w:eastAsia="Arial" w:hAnsi="Arial" w:cs="Arial"/>
          <w:b/>
          <w:sz w:val="24"/>
          <w:szCs w:val="24"/>
        </w:rPr>
      </w:pPr>
    </w:p>
    <w:p w14:paraId="2E2F95FF" w14:textId="77777777" w:rsidR="005034BD" w:rsidRDefault="005034BD">
      <w:pPr>
        <w:widowControl/>
        <w:spacing w:after="160" w:line="480" w:lineRule="auto"/>
        <w:rPr>
          <w:rFonts w:ascii="Arial" w:eastAsia="Arial" w:hAnsi="Arial" w:cs="Arial"/>
          <w:b/>
          <w:sz w:val="24"/>
          <w:szCs w:val="24"/>
        </w:rPr>
      </w:pPr>
    </w:p>
    <w:p w14:paraId="000001D8" w14:textId="78E31897" w:rsidR="00476E63" w:rsidRDefault="00476E63" w:rsidP="00212C85">
      <w:pPr>
        <w:spacing w:line="480" w:lineRule="auto"/>
        <w:rPr>
          <w:rFonts w:ascii="Arial" w:eastAsia="Arial" w:hAnsi="Arial" w:cs="Arial"/>
          <w:b/>
          <w:sz w:val="24"/>
          <w:szCs w:val="24"/>
        </w:rPr>
      </w:pPr>
    </w:p>
    <w:p w14:paraId="297495B5" w14:textId="77777777" w:rsidR="004758D1" w:rsidRDefault="004758D1" w:rsidP="00212C85">
      <w:pPr>
        <w:spacing w:line="480" w:lineRule="auto"/>
        <w:rPr>
          <w:rFonts w:ascii="Arial" w:eastAsia="Arial" w:hAnsi="Arial" w:cs="Arial"/>
          <w:b/>
          <w:sz w:val="24"/>
          <w:szCs w:val="24"/>
        </w:rPr>
      </w:pPr>
    </w:p>
    <w:sdt>
      <w:sdtPr>
        <w:rPr>
          <w:rFonts w:ascii="Arial" w:eastAsia="Times New Roman" w:hAnsi="Arial" w:cs="Arial"/>
          <w:color w:val="auto"/>
          <w:sz w:val="24"/>
          <w:szCs w:val="24"/>
        </w:rPr>
        <w:id w:val="2062978179"/>
        <w:docPartObj>
          <w:docPartGallery w:val="Bibliographies"/>
          <w:docPartUnique/>
        </w:docPartObj>
      </w:sdtPr>
      <w:sdtContent>
        <w:p w14:paraId="1C1B7F4D" w14:textId="017D42E2" w:rsidR="00212C85" w:rsidRPr="00212C85" w:rsidRDefault="00212C85" w:rsidP="00212C85">
          <w:pPr>
            <w:pStyle w:val="Heading1"/>
            <w:jc w:val="both"/>
            <w:rPr>
              <w:rFonts w:ascii="Arial" w:hAnsi="Arial" w:cs="Arial"/>
              <w:sz w:val="24"/>
              <w:szCs w:val="24"/>
            </w:rPr>
          </w:pPr>
          <w:r w:rsidRPr="00212C85">
            <w:rPr>
              <w:rFonts w:ascii="Arial" w:hAnsi="Arial" w:cs="Arial"/>
              <w:sz w:val="24"/>
              <w:szCs w:val="24"/>
            </w:rPr>
            <w:t>References</w:t>
          </w:r>
        </w:p>
        <w:sdt>
          <w:sdtPr>
            <w:rPr>
              <w:rFonts w:ascii="Arial" w:hAnsi="Arial" w:cs="Arial"/>
              <w:sz w:val="24"/>
              <w:szCs w:val="24"/>
            </w:rPr>
            <w:id w:val="-573587230"/>
            <w:bibliography/>
          </w:sdtPr>
          <w:sdtContent>
            <w:p w14:paraId="2888CCE3" w14:textId="77777777" w:rsidR="008171B4" w:rsidRDefault="00212C85" w:rsidP="00212C85">
              <w:pPr>
                <w:jc w:val="both"/>
                <w:rPr>
                  <w:noProof/>
                </w:rPr>
              </w:pPr>
              <w:r w:rsidRPr="00212C85">
                <w:rPr>
                  <w:rFonts w:ascii="Arial" w:hAnsi="Arial" w:cs="Arial"/>
                  <w:sz w:val="24"/>
                  <w:szCs w:val="24"/>
                </w:rPr>
                <w:fldChar w:fldCharType="begin"/>
              </w:r>
              <w:r w:rsidRPr="00212C85">
                <w:rPr>
                  <w:rFonts w:ascii="Arial" w:hAnsi="Arial" w:cs="Arial"/>
                  <w:sz w:val="24"/>
                  <w:szCs w:val="24"/>
                </w:rPr>
                <w:instrText xml:space="preserve"> BIBLIOGRAPHY </w:instrText>
              </w:r>
              <w:r w:rsidRPr="00212C85">
                <w:rPr>
                  <w:rFonts w:ascii="Arial" w:hAnsi="Arial" w:cs="Arial"/>
                  <w:sz w:val="24"/>
                  <w:szCs w:val="24"/>
                </w:rPr>
                <w:fldChar w:fldCharType="separate"/>
              </w:r>
            </w:p>
            <w:tbl>
              <w:tblPr>
                <w:tblW w:w="5148"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77"/>
                <w:gridCol w:w="8689"/>
              </w:tblGrid>
              <w:tr w:rsidR="008171B4" w14:paraId="66E93C06" w14:textId="77777777" w:rsidTr="00613BE5">
                <w:trPr>
                  <w:divId w:val="1448353059"/>
                  <w:tblCellSpacing w:w="15" w:type="dxa"/>
                </w:trPr>
                <w:tc>
                  <w:tcPr>
                    <w:tcW w:w="287" w:type="pct"/>
                    <w:hideMark/>
                  </w:tcPr>
                  <w:p w14:paraId="628A8961" w14:textId="2C6E8FA1" w:rsidR="008171B4" w:rsidRDefault="008171B4">
                    <w:pPr>
                      <w:pStyle w:val="Bibliography"/>
                      <w:rPr>
                        <w:noProof/>
                        <w:sz w:val="24"/>
                        <w:szCs w:val="24"/>
                      </w:rPr>
                    </w:pPr>
                    <w:r>
                      <w:rPr>
                        <w:noProof/>
                      </w:rPr>
                      <w:t xml:space="preserve">[1] </w:t>
                    </w:r>
                  </w:p>
                </w:tc>
                <w:tc>
                  <w:tcPr>
                    <w:tcW w:w="4665" w:type="pct"/>
                    <w:hideMark/>
                  </w:tcPr>
                  <w:p w14:paraId="77C54B5E" w14:textId="77777777" w:rsidR="008171B4" w:rsidRDefault="008171B4">
                    <w:pPr>
                      <w:pStyle w:val="Bibliography"/>
                      <w:rPr>
                        <w:noProof/>
                      </w:rPr>
                    </w:pPr>
                    <w:r>
                      <w:rPr>
                        <w:noProof/>
                      </w:rPr>
                      <w:t>V. Kropov, "How to benefit from AI demand forecasting," May 2024. [Online]. Available: https://www.n-ix.com/ai-demand-forecasting/.</w:t>
                    </w:r>
                  </w:p>
                </w:tc>
              </w:tr>
              <w:tr w:rsidR="008171B4" w14:paraId="481CBBB7" w14:textId="77777777" w:rsidTr="00613BE5">
                <w:trPr>
                  <w:divId w:val="1448353059"/>
                  <w:tblCellSpacing w:w="15" w:type="dxa"/>
                </w:trPr>
                <w:tc>
                  <w:tcPr>
                    <w:tcW w:w="287" w:type="pct"/>
                    <w:hideMark/>
                  </w:tcPr>
                  <w:p w14:paraId="1CB09B28" w14:textId="77777777" w:rsidR="008171B4" w:rsidRDefault="008171B4">
                    <w:pPr>
                      <w:pStyle w:val="Bibliography"/>
                      <w:rPr>
                        <w:noProof/>
                      </w:rPr>
                    </w:pPr>
                    <w:r>
                      <w:rPr>
                        <w:noProof/>
                      </w:rPr>
                      <w:t xml:space="preserve">[2] </w:t>
                    </w:r>
                  </w:p>
                </w:tc>
                <w:tc>
                  <w:tcPr>
                    <w:tcW w:w="4665" w:type="pct"/>
                    <w:hideMark/>
                  </w:tcPr>
                  <w:p w14:paraId="3E3D135D" w14:textId="77777777" w:rsidR="008171B4" w:rsidRDefault="008171B4">
                    <w:pPr>
                      <w:pStyle w:val="Bibliography"/>
                      <w:rPr>
                        <w:noProof/>
                      </w:rPr>
                    </w:pPr>
                    <w:r>
                      <w:rPr>
                        <w:noProof/>
                      </w:rPr>
                      <w:t>R. Gbadebo, "The Impact of Artificial Intelligence on Inventory Management in Manufacturing Industries," December 2023. [Online]. Available: https://www.researchgate.net/publication/376481875_The_Impact_of_Artificial_Intelligence_on_Inventory_Management_in_Manufacturing_Industries.</w:t>
                    </w:r>
                  </w:p>
                </w:tc>
              </w:tr>
              <w:tr w:rsidR="008171B4" w14:paraId="24B80CBD" w14:textId="77777777" w:rsidTr="00613BE5">
                <w:trPr>
                  <w:divId w:val="1448353059"/>
                  <w:tblCellSpacing w:w="15" w:type="dxa"/>
                </w:trPr>
                <w:tc>
                  <w:tcPr>
                    <w:tcW w:w="287" w:type="pct"/>
                    <w:hideMark/>
                  </w:tcPr>
                  <w:p w14:paraId="115A28A9" w14:textId="77777777" w:rsidR="008171B4" w:rsidRDefault="008171B4">
                    <w:pPr>
                      <w:pStyle w:val="Bibliography"/>
                      <w:rPr>
                        <w:noProof/>
                      </w:rPr>
                    </w:pPr>
                    <w:r>
                      <w:rPr>
                        <w:noProof/>
                      </w:rPr>
                      <w:t xml:space="preserve">[3] </w:t>
                    </w:r>
                  </w:p>
                </w:tc>
                <w:tc>
                  <w:tcPr>
                    <w:tcW w:w="4665" w:type="pct"/>
                    <w:hideMark/>
                  </w:tcPr>
                  <w:p w14:paraId="4AD69251" w14:textId="77777777" w:rsidR="008171B4" w:rsidRDefault="008171B4">
                    <w:pPr>
                      <w:pStyle w:val="Bibliography"/>
                      <w:rPr>
                        <w:noProof/>
                      </w:rPr>
                    </w:pPr>
                    <w:r>
                      <w:rPr>
                        <w:noProof/>
                      </w:rPr>
                      <w:t>Smith, A., Doe,R, "Advanced data-driven models for demand forecasting in dynamic retail environments.," 2022. [Online]. Available: https://doi.org/10.1007/s41060-021-00262-y.</w:t>
                    </w:r>
                  </w:p>
                </w:tc>
              </w:tr>
              <w:tr w:rsidR="008171B4" w14:paraId="71415EBA" w14:textId="77777777" w:rsidTr="00613BE5">
                <w:trPr>
                  <w:divId w:val="1448353059"/>
                  <w:tblCellSpacing w:w="15" w:type="dxa"/>
                </w:trPr>
                <w:tc>
                  <w:tcPr>
                    <w:tcW w:w="287" w:type="pct"/>
                    <w:hideMark/>
                  </w:tcPr>
                  <w:p w14:paraId="43CD63EF" w14:textId="77777777" w:rsidR="008171B4" w:rsidRDefault="008171B4">
                    <w:pPr>
                      <w:pStyle w:val="Bibliography"/>
                      <w:rPr>
                        <w:noProof/>
                      </w:rPr>
                    </w:pPr>
                    <w:r>
                      <w:rPr>
                        <w:noProof/>
                      </w:rPr>
                      <w:t xml:space="preserve">[4] </w:t>
                    </w:r>
                  </w:p>
                </w:tc>
                <w:tc>
                  <w:tcPr>
                    <w:tcW w:w="4665" w:type="pct"/>
                    <w:hideMark/>
                  </w:tcPr>
                  <w:p w14:paraId="397FA749" w14:textId="77777777" w:rsidR="008171B4" w:rsidRDefault="008171B4">
                    <w:pPr>
                      <w:pStyle w:val="Bibliography"/>
                      <w:rPr>
                        <w:noProof/>
                      </w:rPr>
                    </w:pPr>
                    <w:r>
                      <w:rPr>
                        <w:noProof/>
                      </w:rPr>
                      <w:t xml:space="preserve">Lee, K., Kim, S., " Improving demand forecasting in e-commerce through hybrid machine learning models," </w:t>
                    </w:r>
                    <w:r>
                      <w:rPr>
                        <w:i/>
                        <w:iCs/>
                        <w:noProof/>
                      </w:rPr>
                      <w:t xml:space="preserve">International Journal of Forecasting, </w:t>
                    </w:r>
                    <w:r>
                      <w:rPr>
                        <w:noProof/>
                      </w:rPr>
                      <w:t xml:space="preserve">pp. 1205-1217, 2021. </w:t>
                    </w:r>
                  </w:p>
                </w:tc>
              </w:tr>
              <w:tr w:rsidR="008171B4" w14:paraId="56F1C93C" w14:textId="77777777" w:rsidTr="00613BE5">
                <w:trPr>
                  <w:divId w:val="1448353059"/>
                  <w:tblCellSpacing w:w="15" w:type="dxa"/>
                </w:trPr>
                <w:tc>
                  <w:tcPr>
                    <w:tcW w:w="287" w:type="pct"/>
                    <w:hideMark/>
                  </w:tcPr>
                  <w:p w14:paraId="73DC0326" w14:textId="77777777" w:rsidR="008171B4" w:rsidRDefault="008171B4">
                    <w:pPr>
                      <w:pStyle w:val="Bibliography"/>
                      <w:rPr>
                        <w:noProof/>
                      </w:rPr>
                    </w:pPr>
                    <w:r>
                      <w:rPr>
                        <w:noProof/>
                      </w:rPr>
                      <w:t xml:space="preserve">[5] </w:t>
                    </w:r>
                  </w:p>
                </w:tc>
                <w:tc>
                  <w:tcPr>
                    <w:tcW w:w="4665" w:type="pct"/>
                    <w:hideMark/>
                  </w:tcPr>
                  <w:p w14:paraId="5A71B320" w14:textId="77777777" w:rsidR="008171B4" w:rsidRDefault="008171B4">
                    <w:pPr>
                      <w:pStyle w:val="Bibliography"/>
                      <w:rPr>
                        <w:noProof/>
                      </w:rPr>
                    </w:pPr>
                    <w:r>
                      <w:rPr>
                        <w:noProof/>
                      </w:rPr>
                      <w:t>A. R. Jakkula, "Predictive Analytics in E-Commerce: Maximizing Business Outcomes," June 2023. [Online]. Available: https://www.researchgate.net/publication/381777712_Predictive_Analytics_in_E-Commerce_Maximizing_Business_Outcomes.</w:t>
                    </w:r>
                  </w:p>
                </w:tc>
              </w:tr>
              <w:tr w:rsidR="008171B4" w14:paraId="042FDFCA" w14:textId="77777777" w:rsidTr="00613BE5">
                <w:trPr>
                  <w:divId w:val="1448353059"/>
                  <w:tblCellSpacing w:w="15" w:type="dxa"/>
                </w:trPr>
                <w:tc>
                  <w:tcPr>
                    <w:tcW w:w="287" w:type="pct"/>
                    <w:hideMark/>
                  </w:tcPr>
                  <w:p w14:paraId="14C1F13E" w14:textId="77777777" w:rsidR="008171B4" w:rsidRDefault="008171B4">
                    <w:pPr>
                      <w:pStyle w:val="Bibliography"/>
                      <w:rPr>
                        <w:noProof/>
                      </w:rPr>
                    </w:pPr>
                    <w:r>
                      <w:rPr>
                        <w:noProof/>
                      </w:rPr>
                      <w:t xml:space="preserve">[6] </w:t>
                    </w:r>
                  </w:p>
                </w:tc>
                <w:tc>
                  <w:tcPr>
                    <w:tcW w:w="4665" w:type="pct"/>
                    <w:hideMark/>
                  </w:tcPr>
                  <w:p w14:paraId="6F50A752" w14:textId="77777777" w:rsidR="008171B4" w:rsidRDefault="008171B4">
                    <w:pPr>
                      <w:pStyle w:val="Bibliography"/>
                      <w:rPr>
                        <w:noProof/>
                      </w:rPr>
                    </w:pPr>
                    <w:r>
                      <w:rPr>
                        <w:noProof/>
                      </w:rPr>
                      <w:t>T. Maghirang, "State of AI in the Philippines in 2025: A range of perspectives," 9 February 2025. [Online]. Available: https://www.pids.gov.ph/details/news/in-the-news/state-of-ai-in-the-philippines-in-2025-a-range-of-perspectives.</w:t>
                    </w:r>
                  </w:p>
                </w:tc>
              </w:tr>
              <w:tr w:rsidR="008171B4" w14:paraId="1280CB2E" w14:textId="77777777" w:rsidTr="00613BE5">
                <w:trPr>
                  <w:divId w:val="1448353059"/>
                  <w:tblCellSpacing w:w="15" w:type="dxa"/>
                </w:trPr>
                <w:tc>
                  <w:tcPr>
                    <w:tcW w:w="287" w:type="pct"/>
                    <w:hideMark/>
                  </w:tcPr>
                  <w:p w14:paraId="3BA90A8C" w14:textId="77777777" w:rsidR="008171B4" w:rsidRDefault="008171B4">
                    <w:pPr>
                      <w:pStyle w:val="Bibliography"/>
                      <w:rPr>
                        <w:noProof/>
                      </w:rPr>
                    </w:pPr>
                    <w:r>
                      <w:rPr>
                        <w:noProof/>
                      </w:rPr>
                      <w:t xml:space="preserve">[7] </w:t>
                    </w:r>
                  </w:p>
                </w:tc>
                <w:tc>
                  <w:tcPr>
                    <w:tcW w:w="4665" w:type="pct"/>
                    <w:hideMark/>
                  </w:tcPr>
                  <w:p w14:paraId="5F065F3F" w14:textId="77777777" w:rsidR="008171B4" w:rsidRDefault="008171B4">
                    <w:pPr>
                      <w:pStyle w:val="Bibliography"/>
                      <w:rPr>
                        <w:noProof/>
                      </w:rPr>
                    </w:pPr>
                    <w:r>
                      <w:rPr>
                        <w:noProof/>
                      </w:rPr>
                      <w:t>Manila Bulletin, "Digital divide, lack of awareness hinder AI integration in Philippine businesses," 31 December 2024. [Online]. Available: https://mb.com.ph/2024/12/31/ph-businesses-lagging-in-ai-adoption#google_vignette.</w:t>
                    </w:r>
                  </w:p>
                </w:tc>
              </w:tr>
              <w:tr w:rsidR="008171B4" w14:paraId="2B95E96A" w14:textId="77777777" w:rsidTr="00613BE5">
                <w:trPr>
                  <w:divId w:val="1448353059"/>
                  <w:tblCellSpacing w:w="15" w:type="dxa"/>
                </w:trPr>
                <w:tc>
                  <w:tcPr>
                    <w:tcW w:w="287" w:type="pct"/>
                    <w:hideMark/>
                  </w:tcPr>
                  <w:p w14:paraId="71FF6EA3" w14:textId="77777777" w:rsidR="008171B4" w:rsidRDefault="008171B4">
                    <w:pPr>
                      <w:pStyle w:val="Bibliography"/>
                      <w:rPr>
                        <w:noProof/>
                      </w:rPr>
                    </w:pPr>
                    <w:r>
                      <w:rPr>
                        <w:noProof/>
                      </w:rPr>
                      <w:t xml:space="preserve">[8] </w:t>
                    </w:r>
                  </w:p>
                </w:tc>
                <w:tc>
                  <w:tcPr>
                    <w:tcW w:w="4665" w:type="pct"/>
                    <w:hideMark/>
                  </w:tcPr>
                  <w:p w14:paraId="6F4455A1" w14:textId="77777777" w:rsidR="008171B4" w:rsidRDefault="008171B4">
                    <w:pPr>
                      <w:pStyle w:val="Bibliography"/>
                      <w:rPr>
                        <w:noProof/>
                      </w:rPr>
                    </w:pPr>
                    <w:r>
                      <w:rPr>
                        <w:noProof/>
                      </w:rPr>
                      <w:t>Yondu, "The State of Artificial Intelligence in the Philippines," 4 September 2024. [Online]. Available: https://www.yondu.com/articles/the-state-of-artificial-intelligence-in-the-philippines.</w:t>
                    </w:r>
                  </w:p>
                </w:tc>
              </w:tr>
              <w:tr w:rsidR="008171B4" w14:paraId="54017440" w14:textId="77777777" w:rsidTr="00613BE5">
                <w:trPr>
                  <w:divId w:val="1448353059"/>
                  <w:tblCellSpacing w:w="15" w:type="dxa"/>
                </w:trPr>
                <w:tc>
                  <w:tcPr>
                    <w:tcW w:w="287" w:type="pct"/>
                    <w:hideMark/>
                  </w:tcPr>
                  <w:p w14:paraId="31285EF3" w14:textId="77777777" w:rsidR="008171B4" w:rsidRDefault="008171B4">
                    <w:pPr>
                      <w:pStyle w:val="Bibliography"/>
                      <w:rPr>
                        <w:noProof/>
                      </w:rPr>
                    </w:pPr>
                    <w:r>
                      <w:rPr>
                        <w:noProof/>
                      </w:rPr>
                      <w:t xml:space="preserve">[9] </w:t>
                    </w:r>
                  </w:p>
                </w:tc>
                <w:tc>
                  <w:tcPr>
                    <w:tcW w:w="4665" w:type="pct"/>
                    <w:hideMark/>
                  </w:tcPr>
                  <w:p w14:paraId="74CF6924" w14:textId="77777777" w:rsidR="008171B4" w:rsidRDefault="008171B4">
                    <w:pPr>
                      <w:pStyle w:val="Bibliography"/>
                      <w:rPr>
                        <w:noProof/>
                      </w:rPr>
                    </w:pPr>
                    <w:r>
                      <w:rPr>
                        <w:noProof/>
                      </w:rPr>
                      <w:t>TrueLogic, "AI Adoption in the Philippines," 11 June 2024. [Online]. Available: https://www.truelogic.com.ph/blog/truelogic-episode-105-recap-adoption-of-ai-in-the-philippines/.</w:t>
                    </w:r>
                  </w:p>
                </w:tc>
              </w:tr>
              <w:tr w:rsidR="008171B4" w14:paraId="2C377D49" w14:textId="77777777" w:rsidTr="00613BE5">
                <w:trPr>
                  <w:divId w:val="1448353059"/>
                  <w:tblCellSpacing w:w="15" w:type="dxa"/>
                </w:trPr>
                <w:tc>
                  <w:tcPr>
                    <w:tcW w:w="287" w:type="pct"/>
                    <w:hideMark/>
                  </w:tcPr>
                  <w:p w14:paraId="56D5A3EC" w14:textId="77777777" w:rsidR="008171B4" w:rsidRDefault="008171B4">
                    <w:pPr>
                      <w:pStyle w:val="Bibliography"/>
                      <w:rPr>
                        <w:noProof/>
                      </w:rPr>
                    </w:pPr>
                    <w:r>
                      <w:rPr>
                        <w:noProof/>
                      </w:rPr>
                      <w:t xml:space="preserve">[10] </w:t>
                    </w:r>
                  </w:p>
                </w:tc>
                <w:tc>
                  <w:tcPr>
                    <w:tcW w:w="4665" w:type="pct"/>
                    <w:hideMark/>
                  </w:tcPr>
                  <w:p w14:paraId="5CFE8B6B" w14:textId="77777777" w:rsidR="008171B4" w:rsidRDefault="008171B4">
                    <w:pPr>
                      <w:pStyle w:val="Bibliography"/>
                      <w:rPr>
                        <w:noProof/>
                      </w:rPr>
                    </w:pPr>
                    <w:r>
                      <w:rPr>
                        <w:noProof/>
                      </w:rPr>
                      <w:t>A. J. I. L. Fulgar, "Artificial intelligence on the built industries in the Philippines," 9 June 2024. [Online]. Available: https://business.inquirer.net/404736/artificial-intelligence-on-the-built-industries-in-the-philippines.</w:t>
                    </w:r>
                  </w:p>
                </w:tc>
              </w:tr>
              <w:tr w:rsidR="008171B4" w14:paraId="464D9EC6" w14:textId="77777777" w:rsidTr="00613BE5">
                <w:trPr>
                  <w:divId w:val="1448353059"/>
                  <w:tblCellSpacing w:w="15" w:type="dxa"/>
                </w:trPr>
                <w:tc>
                  <w:tcPr>
                    <w:tcW w:w="287" w:type="pct"/>
                    <w:hideMark/>
                  </w:tcPr>
                  <w:p w14:paraId="67CE2532" w14:textId="77777777" w:rsidR="008171B4" w:rsidRDefault="008171B4">
                    <w:pPr>
                      <w:pStyle w:val="Bibliography"/>
                      <w:rPr>
                        <w:noProof/>
                      </w:rPr>
                    </w:pPr>
                    <w:r>
                      <w:rPr>
                        <w:noProof/>
                      </w:rPr>
                      <w:t xml:space="preserve">[11] </w:t>
                    </w:r>
                  </w:p>
                </w:tc>
                <w:tc>
                  <w:tcPr>
                    <w:tcW w:w="4665" w:type="pct"/>
                    <w:hideMark/>
                  </w:tcPr>
                  <w:p w14:paraId="6A75DA89" w14:textId="77777777" w:rsidR="008171B4" w:rsidRDefault="008171B4">
                    <w:pPr>
                      <w:pStyle w:val="Bibliography"/>
                      <w:rPr>
                        <w:noProof/>
                      </w:rPr>
                    </w:pPr>
                    <w:r>
                      <w:rPr>
                        <w:noProof/>
                      </w:rPr>
                      <w:t>Erfan Babaee Tirkolaee, "Application of Machine Learning in Supply Chain Management: A Comprehensive Overview of the Main Areas," 22 June 2021. [Online]. Available: https://onlinelibrary.wiley.com/doi/full/10.1155/2021/1476043.</w:t>
                    </w:r>
                  </w:p>
                </w:tc>
              </w:tr>
              <w:tr w:rsidR="008171B4" w14:paraId="3601ABDC" w14:textId="77777777" w:rsidTr="00613BE5">
                <w:trPr>
                  <w:divId w:val="1448353059"/>
                  <w:tblCellSpacing w:w="15" w:type="dxa"/>
                </w:trPr>
                <w:tc>
                  <w:tcPr>
                    <w:tcW w:w="287" w:type="pct"/>
                    <w:hideMark/>
                  </w:tcPr>
                  <w:p w14:paraId="2AD0E613" w14:textId="77777777" w:rsidR="008171B4" w:rsidRDefault="008171B4">
                    <w:pPr>
                      <w:pStyle w:val="Bibliography"/>
                      <w:rPr>
                        <w:noProof/>
                      </w:rPr>
                    </w:pPr>
                    <w:r>
                      <w:rPr>
                        <w:noProof/>
                      </w:rPr>
                      <w:t xml:space="preserve">[12] </w:t>
                    </w:r>
                  </w:p>
                </w:tc>
                <w:tc>
                  <w:tcPr>
                    <w:tcW w:w="4665" w:type="pct"/>
                    <w:hideMark/>
                  </w:tcPr>
                  <w:p w14:paraId="2B174012" w14:textId="77777777" w:rsidR="008171B4" w:rsidRDefault="008171B4">
                    <w:pPr>
                      <w:pStyle w:val="Bibliography"/>
                      <w:rPr>
                        <w:noProof/>
                      </w:rPr>
                    </w:pPr>
                    <w:r>
                      <w:rPr>
                        <w:noProof/>
                      </w:rPr>
                      <w:t>J. Ugbebor and M. Adeteye, "Automated Inventory Management Systems with IoT Integration to Optimize Stock Levels and Reduce Carrying Costs for SMEs: A Comprehensive Review," 2024. [Online]. Available: https://newjaigs.com/index.php/JAIGS/article/view/257.</w:t>
                    </w:r>
                  </w:p>
                </w:tc>
              </w:tr>
              <w:tr w:rsidR="008171B4" w14:paraId="34750992" w14:textId="77777777" w:rsidTr="00613BE5">
                <w:trPr>
                  <w:divId w:val="1448353059"/>
                  <w:tblCellSpacing w:w="15" w:type="dxa"/>
                </w:trPr>
                <w:tc>
                  <w:tcPr>
                    <w:tcW w:w="287" w:type="pct"/>
                    <w:hideMark/>
                  </w:tcPr>
                  <w:p w14:paraId="792AEF09" w14:textId="77777777" w:rsidR="008171B4" w:rsidRDefault="008171B4">
                    <w:pPr>
                      <w:pStyle w:val="Bibliography"/>
                      <w:rPr>
                        <w:noProof/>
                      </w:rPr>
                    </w:pPr>
                    <w:r>
                      <w:rPr>
                        <w:noProof/>
                      </w:rPr>
                      <w:t xml:space="preserve">[13] </w:t>
                    </w:r>
                  </w:p>
                </w:tc>
                <w:tc>
                  <w:tcPr>
                    <w:tcW w:w="4665" w:type="pct"/>
                    <w:hideMark/>
                  </w:tcPr>
                  <w:p w14:paraId="7F211D7C" w14:textId="77777777" w:rsidR="008171B4" w:rsidRDefault="008171B4">
                    <w:pPr>
                      <w:pStyle w:val="Bibliography"/>
                      <w:rPr>
                        <w:noProof/>
                      </w:rPr>
                    </w:pPr>
                    <w:r>
                      <w:rPr>
                        <w:noProof/>
                      </w:rPr>
                      <w:t>T. Falatouri, F. Darbanian, P. Brandtner and C. Udokwu, " Predictive Analytics for Demand Forecasting—A Comparison of SARIMA and LSTM in Retail SCM," 2022. [Online]. Available: https://doi.org/10.1016/j.procs.2022.01.298.</w:t>
                    </w:r>
                  </w:p>
                </w:tc>
              </w:tr>
              <w:tr w:rsidR="008171B4" w14:paraId="2AD8C4C7" w14:textId="77777777" w:rsidTr="00613BE5">
                <w:trPr>
                  <w:divId w:val="1448353059"/>
                  <w:tblCellSpacing w:w="15" w:type="dxa"/>
                </w:trPr>
                <w:tc>
                  <w:tcPr>
                    <w:tcW w:w="287" w:type="pct"/>
                    <w:hideMark/>
                  </w:tcPr>
                  <w:p w14:paraId="08FCF2B2" w14:textId="77777777" w:rsidR="008171B4" w:rsidRDefault="008171B4">
                    <w:pPr>
                      <w:pStyle w:val="Bibliography"/>
                      <w:rPr>
                        <w:noProof/>
                      </w:rPr>
                    </w:pPr>
                    <w:r>
                      <w:rPr>
                        <w:noProof/>
                      </w:rPr>
                      <w:t xml:space="preserve">[14] </w:t>
                    </w:r>
                  </w:p>
                </w:tc>
                <w:tc>
                  <w:tcPr>
                    <w:tcW w:w="4665" w:type="pct"/>
                    <w:hideMark/>
                  </w:tcPr>
                  <w:p w14:paraId="6AF7432B" w14:textId="77777777" w:rsidR="008171B4" w:rsidRDefault="008171B4">
                    <w:pPr>
                      <w:pStyle w:val="Bibliography"/>
                      <w:rPr>
                        <w:noProof/>
                      </w:rPr>
                    </w:pPr>
                    <w:r>
                      <w:rPr>
                        <w:noProof/>
                      </w:rPr>
                      <w:t>B. Khumar Jha and S. Pande, "Time Series Forecasting Model for Supermarket Sales using FB-Prophet," April 2021. [Online]. Available: https://www.sci-hub.st/downloads/2021-06-06/f1/kumarjha2021.pdf.</w:t>
                    </w:r>
                  </w:p>
                </w:tc>
              </w:tr>
              <w:tr w:rsidR="008171B4" w14:paraId="2F647EAA" w14:textId="77777777" w:rsidTr="00613BE5">
                <w:trPr>
                  <w:divId w:val="1448353059"/>
                  <w:tblCellSpacing w:w="15" w:type="dxa"/>
                </w:trPr>
                <w:tc>
                  <w:tcPr>
                    <w:tcW w:w="287" w:type="pct"/>
                    <w:hideMark/>
                  </w:tcPr>
                  <w:p w14:paraId="5901DF62" w14:textId="77777777" w:rsidR="008171B4" w:rsidRDefault="008171B4">
                    <w:pPr>
                      <w:pStyle w:val="Bibliography"/>
                      <w:rPr>
                        <w:noProof/>
                      </w:rPr>
                    </w:pPr>
                    <w:r>
                      <w:rPr>
                        <w:noProof/>
                      </w:rPr>
                      <w:t xml:space="preserve">[15] </w:t>
                    </w:r>
                  </w:p>
                </w:tc>
                <w:tc>
                  <w:tcPr>
                    <w:tcW w:w="4665" w:type="pct"/>
                    <w:hideMark/>
                  </w:tcPr>
                  <w:p w14:paraId="37E38B51" w14:textId="77777777" w:rsidR="008171B4" w:rsidRDefault="008171B4">
                    <w:pPr>
                      <w:pStyle w:val="Bibliography"/>
                      <w:rPr>
                        <w:noProof/>
                      </w:rPr>
                    </w:pPr>
                    <w:r>
                      <w:rPr>
                        <w:noProof/>
                      </w:rPr>
                      <w:t>A. Arnaiz, "Optimizing inventory management and demand forecasting system using time series," November 2023. [Online]. Available: https://wjarr.co.in/wjarr-2023-2456.</w:t>
                    </w:r>
                  </w:p>
                </w:tc>
              </w:tr>
              <w:tr w:rsidR="008171B4" w14:paraId="49CECF6B" w14:textId="77777777" w:rsidTr="00613BE5">
                <w:trPr>
                  <w:divId w:val="1448353059"/>
                  <w:tblCellSpacing w:w="15" w:type="dxa"/>
                </w:trPr>
                <w:tc>
                  <w:tcPr>
                    <w:tcW w:w="287" w:type="pct"/>
                    <w:hideMark/>
                  </w:tcPr>
                  <w:p w14:paraId="3D5C0A3D" w14:textId="77777777" w:rsidR="008171B4" w:rsidRDefault="008171B4">
                    <w:pPr>
                      <w:pStyle w:val="Bibliography"/>
                      <w:rPr>
                        <w:noProof/>
                      </w:rPr>
                    </w:pPr>
                    <w:r>
                      <w:rPr>
                        <w:noProof/>
                      </w:rPr>
                      <w:t xml:space="preserve">[16] </w:t>
                    </w:r>
                  </w:p>
                </w:tc>
                <w:tc>
                  <w:tcPr>
                    <w:tcW w:w="4665" w:type="pct"/>
                    <w:hideMark/>
                  </w:tcPr>
                  <w:p w14:paraId="0F018EC5" w14:textId="77777777" w:rsidR="008171B4" w:rsidRDefault="008171B4">
                    <w:pPr>
                      <w:pStyle w:val="Bibliography"/>
                      <w:rPr>
                        <w:noProof/>
                      </w:rPr>
                    </w:pPr>
                    <w:r>
                      <w:rPr>
                        <w:noProof/>
                      </w:rPr>
                      <w:t>M. G. C. Galang, C. K. I. Miranda, C. R. Quisto, M. E. B. Reyes and A. B. Roca, "The Effect of Artificial Intelligence Adoption on," February 2025. [Online]. Available: https://papers.ssrn.com/sol3/papers.cfm?abstract_id=5057298.</w:t>
                    </w:r>
                  </w:p>
                </w:tc>
              </w:tr>
              <w:tr w:rsidR="008171B4" w14:paraId="13866FD5" w14:textId="77777777" w:rsidTr="00613BE5">
                <w:trPr>
                  <w:divId w:val="1448353059"/>
                  <w:tblCellSpacing w:w="15" w:type="dxa"/>
                </w:trPr>
                <w:tc>
                  <w:tcPr>
                    <w:tcW w:w="287" w:type="pct"/>
                    <w:hideMark/>
                  </w:tcPr>
                  <w:p w14:paraId="1DF80A06" w14:textId="77777777" w:rsidR="008171B4" w:rsidRDefault="008171B4">
                    <w:pPr>
                      <w:pStyle w:val="Bibliography"/>
                      <w:rPr>
                        <w:noProof/>
                      </w:rPr>
                    </w:pPr>
                    <w:r>
                      <w:rPr>
                        <w:noProof/>
                      </w:rPr>
                      <w:t xml:space="preserve">[17] </w:t>
                    </w:r>
                  </w:p>
                </w:tc>
                <w:tc>
                  <w:tcPr>
                    <w:tcW w:w="4665" w:type="pct"/>
                    <w:hideMark/>
                  </w:tcPr>
                  <w:p w14:paraId="4FA54CF7" w14:textId="77777777" w:rsidR="008171B4" w:rsidRDefault="008171B4">
                    <w:pPr>
                      <w:pStyle w:val="Bibliography"/>
                      <w:rPr>
                        <w:noProof/>
                      </w:rPr>
                    </w:pPr>
                    <w:r>
                      <w:rPr>
                        <w:noProof/>
                      </w:rPr>
                      <w:t>F. M. A. Quimba, N. I. S. Moreno and A. M. C. Salazar, " Readiness for AI adoption of Philippine business and industry: The government's role in fostering innovation," December 2024. [Online]. Available: https://www.econstor.eu/bitstream/10419/311724/1/1917117426.pdf.</w:t>
                    </w:r>
                  </w:p>
                </w:tc>
              </w:tr>
              <w:tr w:rsidR="008171B4" w14:paraId="255CF118" w14:textId="77777777" w:rsidTr="00613BE5">
                <w:trPr>
                  <w:divId w:val="1448353059"/>
                  <w:tblCellSpacing w:w="15" w:type="dxa"/>
                </w:trPr>
                <w:tc>
                  <w:tcPr>
                    <w:tcW w:w="287" w:type="pct"/>
                    <w:hideMark/>
                  </w:tcPr>
                  <w:p w14:paraId="277CF886" w14:textId="77777777" w:rsidR="008171B4" w:rsidRDefault="008171B4">
                    <w:pPr>
                      <w:pStyle w:val="Bibliography"/>
                      <w:rPr>
                        <w:noProof/>
                      </w:rPr>
                    </w:pPr>
                    <w:r>
                      <w:rPr>
                        <w:noProof/>
                      </w:rPr>
                      <w:t xml:space="preserve">[18] </w:t>
                    </w:r>
                  </w:p>
                </w:tc>
                <w:tc>
                  <w:tcPr>
                    <w:tcW w:w="4665" w:type="pct"/>
                    <w:hideMark/>
                  </w:tcPr>
                  <w:p w14:paraId="005704BA" w14:textId="77777777" w:rsidR="008171B4" w:rsidRDefault="008171B4">
                    <w:pPr>
                      <w:pStyle w:val="Bibliography"/>
                      <w:rPr>
                        <w:noProof/>
                      </w:rPr>
                    </w:pPr>
                    <w:r>
                      <w:rPr>
                        <w:noProof/>
                      </w:rPr>
                      <w:t>C. Cabungcal, C. Enriques, Z. Medios, H. Ruiz, J. L. Villanueva, B. Gacrama and M. Gaoat, " Impact of Inventory Management on Financial Performance of MSMEs in Santiago City," 2023. [Online]. Available: https://pdfs.semanticscholar.org/3e9f/8dbea8d2ce229175c78b0bed7fb5526413b0.pdf.</w:t>
                    </w:r>
                  </w:p>
                </w:tc>
              </w:tr>
              <w:tr w:rsidR="008171B4" w14:paraId="5933DA98" w14:textId="77777777" w:rsidTr="00613BE5">
                <w:trPr>
                  <w:divId w:val="1448353059"/>
                  <w:tblCellSpacing w:w="15" w:type="dxa"/>
                </w:trPr>
                <w:tc>
                  <w:tcPr>
                    <w:tcW w:w="287" w:type="pct"/>
                    <w:hideMark/>
                  </w:tcPr>
                  <w:p w14:paraId="7999EEEC" w14:textId="77777777" w:rsidR="008171B4" w:rsidRDefault="008171B4">
                    <w:pPr>
                      <w:pStyle w:val="Bibliography"/>
                      <w:rPr>
                        <w:noProof/>
                      </w:rPr>
                    </w:pPr>
                    <w:r>
                      <w:rPr>
                        <w:noProof/>
                      </w:rPr>
                      <w:t xml:space="preserve">[19] </w:t>
                    </w:r>
                  </w:p>
                </w:tc>
                <w:tc>
                  <w:tcPr>
                    <w:tcW w:w="4665" w:type="pct"/>
                    <w:hideMark/>
                  </w:tcPr>
                  <w:p w14:paraId="216FCDB8" w14:textId="77777777" w:rsidR="008171B4" w:rsidRDefault="008171B4">
                    <w:pPr>
                      <w:pStyle w:val="Bibliography"/>
                      <w:rPr>
                        <w:noProof/>
                      </w:rPr>
                    </w:pPr>
                    <w:r>
                      <w:rPr>
                        <w:noProof/>
                      </w:rPr>
                      <w:t>J. R. G. e. a. Albert, ": The Extent of Innovation in Philippine Business and Industry: Results of the 2021 PIDS Survey of Innovation Activities, PIDS Discussion Paper Series, No. 2023-11, Philippine Institute for Development Studies (PIDS), Quezon City," 2023. [Online]. Available: https://www.econstor.eu/bitstream/10419/284610/1/pidsdps2311.pdf.</w:t>
                    </w:r>
                  </w:p>
                </w:tc>
              </w:tr>
              <w:tr w:rsidR="008171B4" w14:paraId="3AC01202" w14:textId="77777777" w:rsidTr="00613BE5">
                <w:trPr>
                  <w:divId w:val="1448353059"/>
                  <w:tblCellSpacing w:w="15" w:type="dxa"/>
                </w:trPr>
                <w:tc>
                  <w:tcPr>
                    <w:tcW w:w="287" w:type="pct"/>
                    <w:hideMark/>
                  </w:tcPr>
                  <w:p w14:paraId="3555CF63" w14:textId="77777777" w:rsidR="008171B4" w:rsidRDefault="008171B4">
                    <w:pPr>
                      <w:pStyle w:val="Bibliography"/>
                      <w:rPr>
                        <w:noProof/>
                      </w:rPr>
                    </w:pPr>
                    <w:r>
                      <w:rPr>
                        <w:noProof/>
                      </w:rPr>
                      <w:t xml:space="preserve">[20] </w:t>
                    </w:r>
                  </w:p>
                </w:tc>
                <w:tc>
                  <w:tcPr>
                    <w:tcW w:w="4665" w:type="pct"/>
                    <w:hideMark/>
                  </w:tcPr>
                  <w:p w14:paraId="3801DE75" w14:textId="77777777" w:rsidR="008171B4" w:rsidRDefault="008171B4">
                    <w:pPr>
                      <w:pStyle w:val="Bibliography"/>
                      <w:rPr>
                        <w:noProof/>
                      </w:rPr>
                    </w:pPr>
                    <w:r>
                      <w:rPr>
                        <w:noProof/>
                      </w:rPr>
                      <w:t>S. J. C. Español, R. Fronda, M. R. C. Villarica and G. L. Intal, " SHOP BUDDY Enhanced Automated Chatbot for Any E-commerce Website with Data Analytics Functionalities," 5 April 2021. [Online]. Available: https://www.ieomsociety.org/brazil2020/papers/778.pdf.</w:t>
                    </w:r>
                  </w:p>
                </w:tc>
              </w:tr>
            </w:tbl>
            <w:p w14:paraId="757FB8F4" w14:textId="77777777" w:rsidR="008171B4" w:rsidRDefault="008171B4">
              <w:pPr>
                <w:divId w:val="1448353059"/>
                <w:rPr>
                  <w:noProof/>
                </w:rPr>
              </w:pPr>
            </w:p>
            <w:p w14:paraId="65EF6937" w14:textId="716D19A2" w:rsidR="00212C85" w:rsidRDefault="00212C85" w:rsidP="00212C85">
              <w:pPr>
                <w:jc w:val="both"/>
              </w:pPr>
              <w:r w:rsidRPr="00212C85">
                <w:rPr>
                  <w:rFonts w:ascii="Arial" w:hAnsi="Arial" w:cs="Arial"/>
                  <w:b/>
                  <w:bCs/>
                  <w:noProof/>
                  <w:sz w:val="24"/>
                  <w:szCs w:val="24"/>
                </w:rPr>
                <w:fldChar w:fldCharType="end"/>
              </w:r>
            </w:p>
          </w:sdtContent>
        </w:sdt>
      </w:sdtContent>
    </w:sdt>
    <w:p w14:paraId="000001DA" w14:textId="77777777" w:rsidR="00476E63" w:rsidRDefault="00476E63">
      <w:pPr>
        <w:spacing w:line="480" w:lineRule="auto"/>
        <w:rPr>
          <w:sz w:val="24"/>
          <w:szCs w:val="24"/>
        </w:rPr>
      </w:pPr>
    </w:p>
    <w:p w14:paraId="000001DB" w14:textId="77777777" w:rsidR="00476E63" w:rsidRDefault="00476E63">
      <w:pPr>
        <w:spacing w:line="480" w:lineRule="auto"/>
        <w:rPr>
          <w:sz w:val="24"/>
          <w:szCs w:val="24"/>
        </w:rPr>
      </w:pPr>
    </w:p>
    <w:sectPr w:rsidR="00476E63">
      <w:footerReference w:type="default" r:id="rId39"/>
      <w:pgSz w:w="12240" w:h="15840"/>
      <w:pgMar w:top="2088" w:right="1440" w:bottom="1656" w:left="1800" w:header="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EryckPaul DelFonso" w:date="2025-03-08T08:31:00Z" w:initials="">
    <w:p w14:paraId="0000020C" w14:textId="77777777" w:rsidR="00476E63" w:rsidRDefault="00A551B5">
      <w:pPr>
        <w:pBdr>
          <w:top w:val="nil"/>
          <w:left w:val="nil"/>
          <w:bottom w:val="nil"/>
          <w:right w:val="nil"/>
          <w:between w:val="nil"/>
        </w:pBdr>
        <w:rPr>
          <w:rFonts w:ascii="Arial" w:eastAsia="Arial" w:hAnsi="Arial" w:cs="Arial"/>
          <w:color w:val="000000"/>
        </w:rPr>
      </w:pPr>
      <w:r>
        <w:rPr>
          <w:rFonts w:ascii="Arial" w:eastAsia="Arial" w:hAnsi="Arial" w:cs="Arial"/>
          <w:color w:val="000000"/>
        </w:rPr>
        <w:t>General feedback:</w:t>
      </w:r>
      <w:r>
        <w:rPr>
          <w:rFonts w:ascii="Arial" w:eastAsia="Arial" w:hAnsi="Arial" w:cs="Arial"/>
          <w:color w:val="000000"/>
        </w:rPr>
        <w:br/>
        <w:t>https://towardsdatascience.com/demand-forecasting-using-fb-prophet-e3d1444b9dd8/</w:t>
      </w:r>
      <w:r>
        <w:rPr>
          <w:rFonts w:ascii="Arial" w:eastAsia="Arial" w:hAnsi="Arial" w:cs="Arial"/>
          <w:color w:val="000000"/>
        </w:rPr>
        <w:br/>
      </w:r>
      <w:r>
        <w:rPr>
          <w:rFonts w:ascii="Arial" w:eastAsia="Arial" w:hAnsi="Arial" w:cs="Arial"/>
          <w:color w:val="000000"/>
        </w:rPr>
        <w:br/>
        <w:t>https://medium.com/@salah.uddin_75300/retail-forecasting-with-prophet-a-practical-approach-to-predicting-demand-fcb0ca18b041</w:t>
      </w:r>
    </w:p>
  </w:comment>
  <w:comment w:id="2" w:author="EryckPaul DelFonso" w:date="2025-03-08T08:33:00Z" w:initials="">
    <w:p w14:paraId="000001F7" w14:textId="77777777" w:rsidR="00476E63" w:rsidRDefault="00A551B5">
      <w:pPr>
        <w:pBdr>
          <w:top w:val="nil"/>
          <w:left w:val="nil"/>
          <w:bottom w:val="nil"/>
          <w:right w:val="nil"/>
          <w:between w:val="nil"/>
        </w:pBdr>
        <w:rPr>
          <w:rFonts w:ascii="Arial" w:eastAsia="Arial" w:hAnsi="Arial" w:cs="Arial"/>
          <w:color w:val="000000"/>
        </w:rPr>
      </w:pPr>
      <w:r>
        <w:rPr>
          <w:rFonts w:ascii="Arial" w:eastAsia="Arial" w:hAnsi="Arial" w:cs="Arial"/>
          <w:color w:val="000000"/>
        </w:rPr>
        <w:t>Not required for pre-oral</w:t>
      </w:r>
    </w:p>
  </w:comment>
  <w:comment w:id="3" w:author="EryckPaul DelFonso" w:date="2025-03-08T08:33:00Z" w:initials="">
    <w:p w14:paraId="00000201" w14:textId="77777777" w:rsidR="00476E63" w:rsidRDefault="00A551B5">
      <w:pPr>
        <w:pBdr>
          <w:top w:val="nil"/>
          <w:left w:val="nil"/>
          <w:bottom w:val="nil"/>
          <w:right w:val="nil"/>
          <w:between w:val="nil"/>
        </w:pBdr>
        <w:rPr>
          <w:rFonts w:ascii="Arial" w:eastAsia="Arial" w:hAnsi="Arial" w:cs="Arial"/>
          <w:color w:val="000000"/>
        </w:rPr>
      </w:pPr>
      <w:r>
        <w:rPr>
          <w:rFonts w:ascii="Arial" w:eastAsia="Arial" w:hAnsi="Arial" w:cs="Arial"/>
          <w:color w:val="000000"/>
        </w:rPr>
        <w:t>Not required for pre-oral</w:t>
      </w:r>
    </w:p>
  </w:comment>
  <w:comment w:id="4" w:author="EryckPaul DelFonso" w:date="2025-03-08T08:32:00Z" w:initials="">
    <w:p w14:paraId="000001FF" w14:textId="77777777" w:rsidR="00476E63" w:rsidRDefault="00A551B5">
      <w:pPr>
        <w:pBdr>
          <w:top w:val="nil"/>
          <w:left w:val="nil"/>
          <w:bottom w:val="nil"/>
          <w:right w:val="nil"/>
          <w:between w:val="nil"/>
        </w:pBdr>
        <w:rPr>
          <w:rFonts w:ascii="Arial" w:eastAsia="Arial" w:hAnsi="Arial" w:cs="Arial"/>
          <w:color w:val="000000"/>
        </w:rPr>
      </w:pPr>
      <w:r>
        <w:rPr>
          <w:rFonts w:ascii="Arial" w:eastAsia="Arial" w:hAnsi="Arial" w:cs="Arial"/>
          <w:color w:val="000000"/>
        </w:rPr>
        <w:t>Not required for pre-oral</w:t>
      </w:r>
    </w:p>
  </w:comment>
  <w:comment w:id="6" w:author="EryckPaul DelFonso" w:date="2025-03-08T08:43:00Z" w:initials="">
    <w:p w14:paraId="000001ED" w14:textId="77777777" w:rsidR="00476E63" w:rsidRDefault="00A551B5">
      <w:pPr>
        <w:pBdr>
          <w:top w:val="nil"/>
          <w:left w:val="nil"/>
          <w:bottom w:val="nil"/>
          <w:right w:val="nil"/>
          <w:between w:val="nil"/>
        </w:pBdr>
        <w:rPr>
          <w:rFonts w:ascii="Arial" w:eastAsia="Arial" w:hAnsi="Arial" w:cs="Arial"/>
          <w:color w:val="000000"/>
        </w:rPr>
      </w:pPr>
      <w:r>
        <w:rPr>
          <w:rFonts w:ascii="Arial" w:eastAsia="Arial" w:hAnsi="Arial" w:cs="Arial"/>
          <w:color w:val="000000"/>
        </w:rPr>
        <w:t>Originally establishments.</w:t>
      </w:r>
      <w:r>
        <w:rPr>
          <w:rFonts w:ascii="Arial" w:eastAsia="Arial" w:hAnsi="Arial" w:cs="Arial"/>
          <w:color w:val="000000"/>
        </w:rPr>
        <w:br/>
      </w:r>
      <w:r>
        <w:rPr>
          <w:rFonts w:ascii="Arial" w:eastAsia="Arial" w:hAnsi="Arial" w:cs="Arial"/>
          <w:color w:val="000000"/>
        </w:rPr>
        <w:br/>
        <w:t>sabi ni chatgpt:</w:t>
      </w:r>
      <w:r>
        <w:rPr>
          <w:rFonts w:ascii="Arial" w:eastAsia="Arial" w:hAnsi="Arial" w:cs="Arial"/>
          <w:color w:val="000000"/>
        </w:rPr>
        <w:br/>
      </w:r>
      <w:r>
        <w:rPr>
          <w:rFonts w:ascii="Arial" w:eastAsia="Arial" w:hAnsi="Arial" w:cs="Arial"/>
          <w:color w:val="000000"/>
        </w:rPr>
        <w:br/>
        <w:t>"In modern times, the integration of information technology has become a crucial part of the operations of business establishments." (if talking about individual businesses)</w:t>
      </w:r>
      <w:r>
        <w:rPr>
          <w:rFonts w:ascii="Arial" w:eastAsia="Arial" w:hAnsi="Arial" w:cs="Arial"/>
          <w:color w:val="000000"/>
        </w:rPr>
        <w:br/>
      </w:r>
      <w:r>
        <w:rPr>
          <w:rFonts w:ascii="Arial" w:eastAsia="Arial" w:hAnsi="Arial" w:cs="Arial"/>
          <w:color w:val="000000"/>
        </w:rPr>
        <w:br/>
        <w:t>"In modern times, the integration of information technology has become a crucial part of the operations of industries." (if talking about entire business sectors)</w:t>
      </w:r>
    </w:p>
  </w:comment>
  <w:comment w:id="7" w:author="EryckPaul DelFonso" w:date="2025-03-08T09:07:00Z" w:initials="">
    <w:p w14:paraId="000001EF" w14:textId="77777777" w:rsidR="00476E63" w:rsidRDefault="00A551B5">
      <w:pPr>
        <w:pBdr>
          <w:top w:val="nil"/>
          <w:left w:val="nil"/>
          <w:bottom w:val="nil"/>
          <w:right w:val="nil"/>
          <w:between w:val="nil"/>
        </w:pBdr>
        <w:rPr>
          <w:rFonts w:ascii="Arial" w:eastAsia="Arial" w:hAnsi="Arial" w:cs="Arial"/>
          <w:color w:val="000000"/>
        </w:rPr>
      </w:pPr>
      <w:r>
        <w:rPr>
          <w:rFonts w:ascii="Arial" w:eastAsia="Arial" w:hAnsi="Arial" w:cs="Arial"/>
          <w:color w:val="000000"/>
        </w:rPr>
        <w:t>Revise this one!</w:t>
      </w:r>
    </w:p>
  </w:comment>
  <w:comment w:id="8" w:author="EryckPaul DelFonso" w:date="2025-03-08T09:30:00Z" w:initials="">
    <w:p w14:paraId="000001FB" w14:textId="77777777" w:rsidR="00476E63" w:rsidRDefault="00A551B5">
      <w:pPr>
        <w:pBdr>
          <w:top w:val="nil"/>
          <w:left w:val="nil"/>
          <w:bottom w:val="nil"/>
          <w:right w:val="nil"/>
          <w:between w:val="nil"/>
        </w:pBdr>
        <w:rPr>
          <w:rFonts w:ascii="Arial" w:eastAsia="Arial" w:hAnsi="Arial" w:cs="Arial"/>
          <w:color w:val="000000"/>
        </w:rPr>
      </w:pPr>
      <w:r>
        <w:rPr>
          <w:rFonts w:ascii="Arial" w:eastAsia="Arial" w:hAnsi="Arial" w:cs="Arial"/>
          <w:color w:val="000000"/>
        </w:rPr>
        <w:t>Much better in chapter 2 cguro?</w:t>
      </w:r>
    </w:p>
  </w:comment>
  <w:comment w:id="9" w:author="EryckPaul DelFonso" w:date="2025-03-08T09:47:00Z" w:initials="">
    <w:p w14:paraId="000001FE" w14:textId="77777777" w:rsidR="00476E63" w:rsidRDefault="00A551B5">
      <w:pPr>
        <w:pBdr>
          <w:top w:val="nil"/>
          <w:left w:val="nil"/>
          <w:bottom w:val="nil"/>
          <w:right w:val="nil"/>
          <w:between w:val="nil"/>
        </w:pBdr>
        <w:rPr>
          <w:rFonts w:ascii="Arial" w:eastAsia="Arial" w:hAnsi="Arial" w:cs="Arial"/>
          <w:color w:val="000000"/>
        </w:rPr>
      </w:pPr>
      <w:r>
        <w:rPr>
          <w:rFonts w:ascii="Arial" w:eastAsia="Arial" w:hAnsi="Arial" w:cs="Arial"/>
          <w:color w:val="000000"/>
        </w:rPr>
        <w:t>Not arima anymore… WKWKWK</w:t>
      </w:r>
    </w:p>
  </w:comment>
  <w:comment w:id="10" w:author="EryckPaul DelFonso" w:date="2025-03-08T10:06:00Z" w:initials="">
    <w:p w14:paraId="0000020F" w14:textId="77777777" w:rsidR="00476E63" w:rsidRDefault="00A551B5">
      <w:pPr>
        <w:pBdr>
          <w:top w:val="nil"/>
          <w:left w:val="nil"/>
          <w:bottom w:val="nil"/>
          <w:right w:val="nil"/>
          <w:between w:val="nil"/>
        </w:pBdr>
        <w:rPr>
          <w:rFonts w:ascii="Arial" w:eastAsia="Arial" w:hAnsi="Arial" w:cs="Arial"/>
          <w:color w:val="000000"/>
        </w:rPr>
      </w:pPr>
      <w:r>
        <w:rPr>
          <w:rFonts w:ascii="Arial" w:eastAsia="Arial" w:hAnsi="Arial" w:cs="Arial"/>
          <w:color w:val="000000"/>
        </w:rPr>
        <w:t>HERE I STOP… CONTINUE…</w:t>
      </w:r>
    </w:p>
  </w:comment>
  <w:comment w:id="11" w:author="EryckPaul DelFonso" w:date="2025-03-09T12:57:00Z" w:initials="">
    <w:p w14:paraId="00000200" w14:textId="77777777" w:rsidR="00476E63" w:rsidRDefault="00A551B5">
      <w:pPr>
        <w:pBdr>
          <w:top w:val="nil"/>
          <w:left w:val="nil"/>
          <w:bottom w:val="nil"/>
          <w:right w:val="nil"/>
          <w:between w:val="nil"/>
        </w:pBdr>
        <w:rPr>
          <w:rFonts w:ascii="Arial" w:eastAsia="Arial" w:hAnsi="Arial" w:cs="Arial"/>
          <w:color w:val="000000"/>
        </w:rPr>
      </w:pPr>
      <w:r>
        <w:rPr>
          <w:rFonts w:ascii="Arial" w:eastAsia="Arial" w:hAnsi="Arial" w:cs="Arial"/>
          <w:color w:val="000000"/>
        </w:rPr>
        <w:t>Maybe fix this one?</w:t>
      </w:r>
    </w:p>
  </w:comment>
  <w:comment w:id="12" w:author="MICHEALLANCEKESTER LI" w:date="2025-03-22T19:29:00Z" w:initials="ML">
    <w:p w14:paraId="347AEB32" w14:textId="46BD1D0F" w:rsidR="00AB46B6" w:rsidRDefault="00AB46B6">
      <w:pPr>
        <w:pStyle w:val="CommentText"/>
      </w:pPr>
      <w:r>
        <w:rPr>
          <w:rStyle w:val="CommentReference"/>
        </w:rPr>
        <w:annotationRef/>
      </w:r>
      <w:r>
        <w:t>More Research on this</w:t>
      </w:r>
    </w:p>
  </w:comment>
  <w:comment w:id="13" w:author="" w:initials="">
    <w:p w14:paraId="00000226" w14:textId="0A8C0A5A" w:rsidR="00476E63" w:rsidRDefault="00A551B5">
      <w:pPr>
        <w:pBdr>
          <w:top w:val="nil"/>
          <w:left w:val="nil"/>
          <w:bottom w:val="nil"/>
          <w:right w:val="nil"/>
          <w:between w:val="nil"/>
        </w:pBdr>
        <w:rPr>
          <w:rFonts w:ascii="Arial" w:eastAsia="Arial" w:hAnsi="Arial" w:cs="Arial"/>
          <w:color w:val="000000"/>
        </w:rPr>
      </w:pPr>
      <w:r>
        <w:rPr>
          <w:rFonts w:ascii="Arial" w:eastAsia="Arial" w:hAnsi="Arial" w:cs="Arial"/>
          <w:color w:val="000000"/>
        </w:rPr>
        <w:t>te</w:t>
      </w:r>
    </w:p>
  </w:comment>
  <w:comment w:id="17" w:author="MICHEALLANCEKESTER LI" w:date="2025-03-23T00:20:00Z" w:initials="ML">
    <w:p w14:paraId="06CDB62B" w14:textId="1BA1F48D" w:rsidR="00221389" w:rsidRDefault="00221389">
      <w:pPr>
        <w:pStyle w:val="CommentText"/>
      </w:pPr>
      <w:r>
        <w:rPr>
          <w:rStyle w:val="CommentReference"/>
        </w:rPr>
        <w:annotationRef/>
      </w:r>
      <w:r w:rsidRPr="00221389">
        <w:t>Tech stack used in the development and testing of the system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20C" w15:done="0"/>
  <w15:commentEx w15:paraId="000001F7" w15:done="0"/>
  <w15:commentEx w15:paraId="00000201" w15:done="0"/>
  <w15:commentEx w15:paraId="000001FF" w15:done="0"/>
  <w15:commentEx w15:paraId="000001ED" w15:done="1"/>
  <w15:commentEx w15:paraId="000001EF" w15:done="0"/>
  <w15:commentEx w15:paraId="000001FB" w15:done="0"/>
  <w15:commentEx w15:paraId="000001FE" w15:done="0"/>
  <w15:commentEx w15:paraId="0000020F" w15:done="0"/>
  <w15:commentEx w15:paraId="00000200" w15:done="0"/>
  <w15:commentEx w15:paraId="347AEB32" w15:done="0"/>
  <w15:commentEx w15:paraId="00000226" w15:paraIdParent="347AEB32" w15:done="0"/>
  <w15:commentEx w15:paraId="06CDB6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C9FEEEB" w16cex:dateUtc="2025-03-22T11:29:00Z"/>
  <w16cex:commentExtensible w16cex:durableId="64EA0149" w16cex:dateUtc="2025-03-22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20C" w16cid:durableId="0000020C"/>
  <w16cid:commentId w16cid:paraId="000001F7" w16cid:durableId="000001F7"/>
  <w16cid:commentId w16cid:paraId="00000201" w16cid:durableId="00000201"/>
  <w16cid:commentId w16cid:paraId="000001FF" w16cid:durableId="000001FF"/>
  <w16cid:commentId w16cid:paraId="000001ED" w16cid:durableId="000001ED"/>
  <w16cid:commentId w16cid:paraId="000001EF" w16cid:durableId="000001EF"/>
  <w16cid:commentId w16cid:paraId="000001FB" w16cid:durableId="000001FB"/>
  <w16cid:commentId w16cid:paraId="000001FE" w16cid:durableId="000001FE"/>
  <w16cid:commentId w16cid:paraId="0000020F" w16cid:durableId="0000020F"/>
  <w16cid:commentId w16cid:paraId="00000200" w16cid:durableId="00000200"/>
  <w16cid:commentId w16cid:paraId="347AEB32" w16cid:durableId="7C9FEEEB"/>
  <w16cid:commentId w16cid:paraId="00000226" w16cid:durableId="00000226"/>
  <w16cid:commentId w16cid:paraId="06CDB62B" w16cid:durableId="64EA01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EB19F1" w14:textId="77777777" w:rsidR="00036A60" w:rsidRDefault="00036A60">
      <w:r>
        <w:separator/>
      </w:r>
    </w:p>
  </w:endnote>
  <w:endnote w:type="continuationSeparator" w:id="0">
    <w:p w14:paraId="741978CC" w14:textId="77777777" w:rsidR="00036A60" w:rsidRDefault="00036A60">
      <w:r>
        <w:continuationSeparator/>
      </w:r>
    </w:p>
  </w:endnote>
  <w:endnote w:type="continuationNotice" w:id="1">
    <w:p w14:paraId="6D7844AB" w14:textId="77777777" w:rsidR="00036A60" w:rsidRDefault="00036A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embedRegular r:id="rId1" w:fontKey="{982D94EC-9906-4BBF-A22E-BEDC24CF7F05}"/>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embedRegular r:id="rId2" w:fontKey="{6E40F825-D67D-421F-A0C2-4C0D3171A05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1E6" w14:textId="331E65B2" w:rsidR="00476E63" w:rsidRDefault="00A551B5">
    <w:pPr>
      <w:pBdr>
        <w:top w:val="nil"/>
        <w:left w:val="nil"/>
        <w:bottom w:val="nil"/>
        <w:right w:val="nil"/>
        <w:between w:val="nil"/>
      </w:pBdr>
      <w:tabs>
        <w:tab w:val="center" w:pos="4680"/>
        <w:tab w:val="right" w:pos="9360"/>
      </w:tabs>
      <w:jc w:val="center"/>
      <w:rPr>
        <w:rFonts w:ascii="Arial" w:eastAsia="Arial" w:hAnsi="Arial" w:cs="Arial"/>
        <w:color w:val="000000"/>
        <w:sz w:val="24"/>
        <w:szCs w:val="24"/>
      </w:rPr>
    </w:pPr>
    <w:r>
      <w:rPr>
        <w:rFonts w:ascii="Arial" w:eastAsia="Arial" w:hAnsi="Arial" w:cs="Arial"/>
        <w:color w:val="000000"/>
        <w:sz w:val="24"/>
        <w:szCs w:val="24"/>
      </w:rPr>
      <w:fldChar w:fldCharType="begin"/>
    </w:r>
    <w:r>
      <w:rPr>
        <w:rFonts w:ascii="Arial" w:eastAsia="Arial" w:hAnsi="Arial" w:cs="Arial"/>
        <w:color w:val="000000"/>
        <w:sz w:val="24"/>
        <w:szCs w:val="24"/>
      </w:rPr>
      <w:instrText>PAGE</w:instrText>
    </w:r>
    <w:r>
      <w:rPr>
        <w:rFonts w:ascii="Arial" w:eastAsia="Arial" w:hAnsi="Arial" w:cs="Arial"/>
        <w:color w:val="000000"/>
        <w:sz w:val="24"/>
        <w:szCs w:val="24"/>
      </w:rPr>
      <w:fldChar w:fldCharType="separate"/>
    </w:r>
    <w:r w:rsidR="006305C3">
      <w:rPr>
        <w:rFonts w:ascii="Arial" w:eastAsia="Arial" w:hAnsi="Arial" w:cs="Arial"/>
        <w:noProof/>
        <w:color w:val="000000"/>
        <w:sz w:val="24"/>
        <w:szCs w:val="24"/>
      </w:rPr>
      <w:t>1</w:t>
    </w:r>
    <w:r>
      <w:rPr>
        <w:rFonts w:ascii="Arial" w:eastAsia="Arial" w:hAnsi="Arial" w:cs="Arial"/>
        <w:color w:val="000000"/>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1E7" w14:textId="30303A34" w:rsidR="00476E63" w:rsidRDefault="00A551B5">
    <w:pPr>
      <w:pBdr>
        <w:top w:val="nil"/>
        <w:left w:val="nil"/>
        <w:bottom w:val="nil"/>
        <w:right w:val="nil"/>
        <w:between w:val="nil"/>
      </w:pBdr>
      <w:tabs>
        <w:tab w:val="center" w:pos="4680"/>
        <w:tab w:val="right" w:pos="9360"/>
      </w:tabs>
      <w:jc w:val="center"/>
      <w:rPr>
        <w:rFonts w:ascii="Arial" w:eastAsia="Arial" w:hAnsi="Arial" w:cs="Arial"/>
        <w:color w:val="000000"/>
        <w:sz w:val="24"/>
        <w:szCs w:val="24"/>
      </w:rPr>
    </w:pPr>
    <w:r>
      <w:rPr>
        <w:rFonts w:ascii="Arial" w:eastAsia="Arial" w:hAnsi="Arial" w:cs="Arial"/>
        <w:color w:val="000000"/>
        <w:sz w:val="24"/>
        <w:szCs w:val="24"/>
      </w:rPr>
      <w:fldChar w:fldCharType="begin"/>
    </w:r>
    <w:r>
      <w:rPr>
        <w:rFonts w:ascii="Arial" w:eastAsia="Arial" w:hAnsi="Arial" w:cs="Arial"/>
        <w:color w:val="000000"/>
        <w:sz w:val="24"/>
        <w:szCs w:val="24"/>
      </w:rPr>
      <w:instrText>PAGE</w:instrText>
    </w:r>
    <w:r>
      <w:rPr>
        <w:rFonts w:ascii="Arial" w:eastAsia="Arial" w:hAnsi="Arial" w:cs="Arial"/>
        <w:color w:val="000000"/>
        <w:sz w:val="24"/>
        <w:szCs w:val="24"/>
      </w:rPr>
      <w:fldChar w:fldCharType="separate"/>
    </w:r>
    <w:r w:rsidR="006305C3">
      <w:rPr>
        <w:rFonts w:ascii="Arial" w:eastAsia="Arial" w:hAnsi="Arial" w:cs="Arial"/>
        <w:noProof/>
        <w:color w:val="000000"/>
        <w:sz w:val="24"/>
        <w:szCs w:val="24"/>
      </w:rPr>
      <w:t>8</w:t>
    </w:r>
    <w:r>
      <w:rPr>
        <w:rFonts w:ascii="Arial" w:eastAsia="Arial" w:hAnsi="Arial" w:cs="Arial"/>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123D5A" w14:textId="77777777" w:rsidR="00036A60" w:rsidRDefault="00036A60">
      <w:r>
        <w:separator/>
      </w:r>
    </w:p>
  </w:footnote>
  <w:footnote w:type="continuationSeparator" w:id="0">
    <w:p w14:paraId="0386944C" w14:textId="77777777" w:rsidR="00036A60" w:rsidRDefault="00036A60">
      <w:r>
        <w:continuationSeparator/>
      </w:r>
    </w:p>
  </w:footnote>
  <w:footnote w:type="continuationNotice" w:id="1">
    <w:p w14:paraId="136D7E0E" w14:textId="77777777" w:rsidR="00036A60" w:rsidRDefault="00036A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1DC" w14:textId="77777777" w:rsidR="00476E63" w:rsidRDefault="00A551B5">
    <w:pPr>
      <w:pBdr>
        <w:top w:val="nil"/>
        <w:left w:val="nil"/>
        <w:bottom w:val="nil"/>
        <w:right w:val="nil"/>
        <w:between w:val="nil"/>
      </w:pBdr>
      <w:tabs>
        <w:tab w:val="center" w:pos="4680"/>
        <w:tab w:val="right" w:pos="9360"/>
      </w:tabs>
      <w:rPr>
        <w:rFonts w:ascii="Arial" w:eastAsia="Arial" w:hAnsi="Arial" w:cs="Arial"/>
        <w:color w:val="000000"/>
        <w:sz w:val="24"/>
        <w:szCs w:val="24"/>
      </w:rPr>
    </w:pPr>
    <w:r>
      <w:rPr>
        <w:noProof/>
      </w:rPr>
      <w:drawing>
        <wp:anchor distT="0" distB="0" distL="0" distR="0" simplePos="0" relativeHeight="251658240" behindDoc="1" locked="0" layoutInCell="1" hidden="0" allowOverlap="1" wp14:anchorId="200B35FF" wp14:editId="69234689">
          <wp:simplePos x="0" y="0"/>
          <wp:positionH relativeFrom="column">
            <wp:posOffset>-1142999</wp:posOffset>
          </wp:positionH>
          <wp:positionV relativeFrom="paragraph">
            <wp:posOffset>-8254</wp:posOffset>
          </wp:positionV>
          <wp:extent cx="7772400" cy="10058140"/>
          <wp:effectExtent l="0" t="0" r="0" b="0"/>
          <wp:wrapNone/>
          <wp:docPr id="2" name="image16.png" descr="A black background with white lin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6.png" descr="A black background with white lines&#10;&#10;AI-generated content may be incorrect."/>
                  <pic:cNvPicPr preferRelativeResize="0"/>
                </pic:nvPicPr>
                <pic:blipFill>
                  <a:blip r:embed="rId1"/>
                  <a:srcRect/>
                  <a:stretch>
                    <a:fillRect/>
                  </a:stretch>
                </pic:blipFill>
                <pic:spPr>
                  <a:xfrm>
                    <a:off x="0" y="0"/>
                    <a:ext cx="7772400" cy="10058140"/>
                  </a:xfrm>
                  <a:prstGeom prst="rect">
                    <a:avLst/>
                  </a:prstGeom>
                  <a:ln/>
                </pic:spPr>
              </pic:pic>
            </a:graphicData>
          </a:graphic>
        </wp:anchor>
      </w:drawing>
    </w:r>
  </w:p>
  <w:p w14:paraId="000001DD" w14:textId="77777777" w:rsidR="00476E63" w:rsidRDefault="00476E63">
    <w:pPr>
      <w:pBdr>
        <w:top w:val="nil"/>
        <w:left w:val="nil"/>
        <w:bottom w:val="nil"/>
        <w:right w:val="nil"/>
        <w:between w:val="nil"/>
      </w:pBdr>
      <w:tabs>
        <w:tab w:val="center" w:pos="4680"/>
        <w:tab w:val="right" w:pos="9360"/>
      </w:tabs>
      <w:rPr>
        <w:rFonts w:ascii="Arial" w:eastAsia="Arial" w:hAnsi="Arial" w:cs="Arial"/>
        <w:color w:val="000000"/>
        <w:sz w:val="24"/>
        <w:szCs w:val="24"/>
      </w:rPr>
    </w:pPr>
  </w:p>
  <w:p w14:paraId="000001DE" w14:textId="77777777" w:rsidR="00476E63" w:rsidRDefault="00476E63">
    <w:pPr>
      <w:pBdr>
        <w:top w:val="nil"/>
        <w:left w:val="nil"/>
        <w:bottom w:val="nil"/>
        <w:right w:val="nil"/>
        <w:between w:val="nil"/>
      </w:pBdr>
      <w:tabs>
        <w:tab w:val="center" w:pos="4680"/>
        <w:tab w:val="right" w:pos="9360"/>
      </w:tabs>
      <w:rPr>
        <w:rFonts w:ascii="Arial" w:eastAsia="Arial" w:hAnsi="Arial" w:cs="Arial"/>
        <w:color w:val="000000"/>
        <w:sz w:val="24"/>
        <w:szCs w:val="24"/>
      </w:rPr>
    </w:pPr>
  </w:p>
  <w:p w14:paraId="000001DF" w14:textId="77777777" w:rsidR="00476E63" w:rsidRDefault="00476E63">
    <w:pPr>
      <w:pBdr>
        <w:top w:val="nil"/>
        <w:left w:val="nil"/>
        <w:bottom w:val="nil"/>
        <w:right w:val="nil"/>
        <w:between w:val="nil"/>
      </w:pBdr>
      <w:tabs>
        <w:tab w:val="center" w:pos="4680"/>
        <w:tab w:val="right" w:pos="9360"/>
      </w:tabs>
      <w:rPr>
        <w:rFonts w:ascii="Arial" w:eastAsia="Arial" w:hAnsi="Arial" w:cs="Arial"/>
        <w:color w:val="000000"/>
        <w:sz w:val="24"/>
        <w:szCs w:val="24"/>
      </w:rPr>
    </w:pPr>
  </w:p>
  <w:p w14:paraId="000001E0" w14:textId="77777777" w:rsidR="00476E63" w:rsidRDefault="00476E63">
    <w:pPr>
      <w:pBdr>
        <w:top w:val="nil"/>
        <w:left w:val="nil"/>
        <w:bottom w:val="nil"/>
        <w:right w:val="nil"/>
        <w:between w:val="nil"/>
      </w:pBdr>
      <w:tabs>
        <w:tab w:val="center" w:pos="4680"/>
        <w:tab w:val="right" w:pos="9360"/>
      </w:tabs>
      <w:rPr>
        <w:rFonts w:ascii="Arial" w:eastAsia="Arial" w:hAnsi="Arial" w:cs="Arial"/>
        <w:color w:val="000000"/>
        <w:sz w:val="24"/>
        <w:szCs w:val="24"/>
      </w:rPr>
    </w:pPr>
  </w:p>
  <w:p w14:paraId="000001E1" w14:textId="77777777" w:rsidR="00476E63" w:rsidRDefault="00476E63">
    <w:pPr>
      <w:pBdr>
        <w:top w:val="nil"/>
        <w:left w:val="nil"/>
        <w:bottom w:val="nil"/>
        <w:right w:val="nil"/>
        <w:between w:val="nil"/>
      </w:pBdr>
      <w:tabs>
        <w:tab w:val="center" w:pos="4680"/>
        <w:tab w:val="right" w:pos="9360"/>
      </w:tabs>
      <w:rPr>
        <w:rFonts w:ascii="Arial" w:eastAsia="Arial" w:hAnsi="Arial" w:cs="Arial"/>
        <w:color w:val="000000"/>
        <w:sz w:val="24"/>
        <w:szCs w:val="24"/>
      </w:rPr>
    </w:pPr>
  </w:p>
  <w:p w14:paraId="000001E2" w14:textId="77777777" w:rsidR="00476E63" w:rsidRDefault="00476E63">
    <w:pPr>
      <w:pBdr>
        <w:top w:val="nil"/>
        <w:left w:val="nil"/>
        <w:bottom w:val="nil"/>
        <w:right w:val="nil"/>
        <w:between w:val="nil"/>
      </w:pBdr>
      <w:tabs>
        <w:tab w:val="center" w:pos="4680"/>
        <w:tab w:val="right" w:pos="9360"/>
      </w:tabs>
      <w:rPr>
        <w:rFonts w:ascii="Arial" w:eastAsia="Arial" w:hAnsi="Arial" w:cs="Arial"/>
        <w:color w:val="000000"/>
        <w:sz w:val="24"/>
        <w:szCs w:val="24"/>
      </w:rPr>
    </w:pPr>
  </w:p>
  <w:p w14:paraId="000001E3" w14:textId="77777777" w:rsidR="00476E63" w:rsidRDefault="00476E63">
    <w:pPr>
      <w:pBdr>
        <w:top w:val="nil"/>
        <w:left w:val="nil"/>
        <w:bottom w:val="nil"/>
        <w:right w:val="nil"/>
        <w:between w:val="nil"/>
      </w:pBdr>
      <w:tabs>
        <w:tab w:val="center" w:pos="4680"/>
        <w:tab w:val="right" w:pos="9360"/>
      </w:tabs>
      <w:rPr>
        <w:rFonts w:ascii="Arial" w:eastAsia="Arial" w:hAnsi="Arial" w:cs="Arial"/>
        <w:color w:val="000000"/>
        <w:sz w:val="24"/>
        <w:szCs w:val="24"/>
      </w:rPr>
    </w:pPr>
  </w:p>
  <w:p w14:paraId="000001E4" w14:textId="77777777" w:rsidR="00476E63" w:rsidRDefault="00476E63">
    <w:pPr>
      <w:pBdr>
        <w:top w:val="nil"/>
        <w:left w:val="nil"/>
        <w:bottom w:val="nil"/>
        <w:right w:val="nil"/>
        <w:between w:val="nil"/>
      </w:pBdr>
      <w:tabs>
        <w:tab w:val="center" w:pos="4680"/>
        <w:tab w:val="right" w:pos="9360"/>
      </w:tabs>
      <w:rPr>
        <w:rFonts w:ascii="Arial" w:eastAsia="Arial" w:hAnsi="Arial" w:cs="Arial"/>
        <w:color w:val="000000"/>
        <w:sz w:val="24"/>
        <w:szCs w:val="24"/>
      </w:rPr>
    </w:pPr>
  </w:p>
  <w:p w14:paraId="000001E5" w14:textId="77777777" w:rsidR="00476E63" w:rsidRDefault="00476E63">
    <w:pPr>
      <w:pBdr>
        <w:top w:val="nil"/>
        <w:left w:val="nil"/>
        <w:bottom w:val="nil"/>
        <w:right w:val="nil"/>
        <w:between w:val="nil"/>
      </w:pBdr>
      <w:tabs>
        <w:tab w:val="center" w:pos="4680"/>
        <w:tab w:val="right" w:pos="9360"/>
      </w:tabs>
      <w:rPr>
        <w:rFonts w:ascii="Arial" w:eastAsia="Arial" w:hAnsi="Arial" w:cs="Arial"/>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BB1360"/>
    <w:multiLevelType w:val="multilevel"/>
    <w:tmpl w:val="E6BAFDD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C5C4F1E"/>
    <w:multiLevelType w:val="multilevel"/>
    <w:tmpl w:val="FD82EBE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4F5EB2"/>
    <w:multiLevelType w:val="hybridMultilevel"/>
    <w:tmpl w:val="1FE022F4"/>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 w15:restartNumberingAfterBreak="0">
    <w:nsid w:val="6B5A1C06"/>
    <w:multiLevelType w:val="multilevel"/>
    <w:tmpl w:val="72B2AB7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95148930">
    <w:abstractNumId w:val="0"/>
  </w:num>
  <w:num w:numId="2" w16cid:durableId="925765773">
    <w:abstractNumId w:val="1"/>
  </w:num>
  <w:num w:numId="3" w16cid:durableId="1713461736">
    <w:abstractNumId w:val="3"/>
  </w:num>
  <w:num w:numId="4" w16cid:durableId="1688360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ryckPaul DelFonso">
    <w15:presenceInfo w15:providerId="AD" w15:userId="S::EryckPaul.DelFonso@live.ama.edu.ph::c836b7d9-2ab3-4209-a4d4-3bdb0f74055c"/>
  </w15:person>
  <w15:person w15:author="MICHEALLANCEKESTER LI">
    <w15:presenceInfo w15:providerId="AD" w15:userId="S::MICHEALLANCEKESTER.LI@live.ama.edu.ph::f9458a5f-83de-4e54-8e3e-95b424ed1f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E63"/>
    <w:rsid w:val="0001139E"/>
    <w:rsid w:val="00016A14"/>
    <w:rsid w:val="0002015A"/>
    <w:rsid w:val="00020CED"/>
    <w:rsid w:val="00023BE3"/>
    <w:rsid w:val="00034F64"/>
    <w:rsid w:val="00036A60"/>
    <w:rsid w:val="000433E0"/>
    <w:rsid w:val="00047E27"/>
    <w:rsid w:val="000555A4"/>
    <w:rsid w:val="00057258"/>
    <w:rsid w:val="00060CC6"/>
    <w:rsid w:val="00071DC1"/>
    <w:rsid w:val="0007796F"/>
    <w:rsid w:val="00080E22"/>
    <w:rsid w:val="00083F98"/>
    <w:rsid w:val="000861C7"/>
    <w:rsid w:val="00095A47"/>
    <w:rsid w:val="000A0D39"/>
    <w:rsid w:val="000B175A"/>
    <w:rsid w:val="000B17F2"/>
    <w:rsid w:val="000C2082"/>
    <w:rsid w:val="000C59E9"/>
    <w:rsid w:val="000D134F"/>
    <w:rsid w:val="000E0258"/>
    <w:rsid w:val="000E1398"/>
    <w:rsid w:val="000E49E6"/>
    <w:rsid w:val="000F179D"/>
    <w:rsid w:val="000F1976"/>
    <w:rsid w:val="000F3FC2"/>
    <w:rsid w:val="000F61F9"/>
    <w:rsid w:val="000F70CA"/>
    <w:rsid w:val="00101EEC"/>
    <w:rsid w:val="001022B2"/>
    <w:rsid w:val="00104B11"/>
    <w:rsid w:val="001058E0"/>
    <w:rsid w:val="00110640"/>
    <w:rsid w:val="00112CBE"/>
    <w:rsid w:val="00116ED4"/>
    <w:rsid w:val="001217B7"/>
    <w:rsid w:val="00124E57"/>
    <w:rsid w:val="00132EC4"/>
    <w:rsid w:val="00132EE8"/>
    <w:rsid w:val="00133B1C"/>
    <w:rsid w:val="0013745F"/>
    <w:rsid w:val="001505EA"/>
    <w:rsid w:val="00152284"/>
    <w:rsid w:val="00163314"/>
    <w:rsid w:val="00180109"/>
    <w:rsid w:val="00184848"/>
    <w:rsid w:val="00194569"/>
    <w:rsid w:val="001A06F2"/>
    <w:rsid w:val="001A132E"/>
    <w:rsid w:val="001B49EF"/>
    <w:rsid w:val="001B6CF9"/>
    <w:rsid w:val="001C1D92"/>
    <w:rsid w:val="001C21C9"/>
    <w:rsid w:val="001D258C"/>
    <w:rsid w:val="001E393D"/>
    <w:rsid w:val="001F27D8"/>
    <w:rsid w:val="001F6CA4"/>
    <w:rsid w:val="00202991"/>
    <w:rsid w:val="00212C85"/>
    <w:rsid w:val="00221389"/>
    <w:rsid w:val="00241B22"/>
    <w:rsid w:val="00242D57"/>
    <w:rsid w:val="002613F7"/>
    <w:rsid w:val="00266150"/>
    <w:rsid w:val="002A5C16"/>
    <w:rsid w:val="002B4D73"/>
    <w:rsid w:val="002B6AF6"/>
    <w:rsid w:val="002C4649"/>
    <w:rsid w:val="002C5068"/>
    <w:rsid w:val="002C5570"/>
    <w:rsid w:val="002D10AB"/>
    <w:rsid w:val="002D51FC"/>
    <w:rsid w:val="002D7B21"/>
    <w:rsid w:val="002E5A9F"/>
    <w:rsid w:val="002F16DC"/>
    <w:rsid w:val="002F389E"/>
    <w:rsid w:val="0031500E"/>
    <w:rsid w:val="00315797"/>
    <w:rsid w:val="00325C53"/>
    <w:rsid w:val="003266B6"/>
    <w:rsid w:val="00330CE5"/>
    <w:rsid w:val="003313BF"/>
    <w:rsid w:val="003411D7"/>
    <w:rsid w:val="0037172F"/>
    <w:rsid w:val="00371F13"/>
    <w:rsid w:val="00376024"/>
    <w:rsid w:val="00376822"/>
    <w:rsid w:val="003814BF"/>
    <w:rsid w:val="0038278A"/>
    <w:rsid w:val="00384795"/>
    <w:rsid w:val="00390870"/>
    <w:rsid w:val="0039564C"/>
    <w:rsid w:val="003B42CA"/>
    <w:rsid w:val="003B4A3D"/>
    <w:rsid w:val="003B4E8B"/>
    <w:rsid w:val="003C300A"/>
    <w:rsid w:val="003C4AA4"/>
    <w:rsid w:val="003C5EF9"/>
    <w:rsid w:val="003D1D2D"/>
    <w:rsid w:val="003D5325"/>
    <w:rsid w:val="003E6E2F"/>
    <w:rsid w:val="003F0238"/>
    <w:rsid w:val="003F0A11"/>
    <w:rsid w:val="003F6C08"/>
    <w:rsid w:val="00411FC3"/>
    <w:rsid w:val="00415A87"/>
    <w:rsid w:val="0042069E"/>
    <w:rsid w:val="00423F91"/>
    <w:rsid w:val="0042693C"/>
    <w:rsid w:val="00431C8D"/>
    <w:rsid w:val="00432581"/>
    <w:rsid w:val="00436B14"/>
    <w:rsid w:val="00446AF8"/>
    <w:rsid w:val="00455A61"/>
    <w:rsid w:val="00455ACC"/>
    <w:rsid w:val="00460EAE"/>
    <w:rsid w:val="00464857"/>
    <w:rsid w:val="004758D1"/>
    <w:rsid w:val="00476E63"/>
    <w:rsid w:val="00480DDF"/>
    <w:rsid w:val="004853EB"/>
    <w:rsid w:val="00487D58"/>
    <w:rsid w:val="004A3594"/>
    <w:rsid w:val="004A7344"/>
    <w:rsid w:val="004A73F4"/>
    <w:rsid w:val="004A780F"/>
    <w:rsid w:val="004D17A3"/>
    <w:rsid w:val="004F0FD3"/>
    <w:rsid w:val="004F4974"/>
    <w:rsid w:val="005034BD"/>
    <w:rsid w:val="00525ED9"/>
    <w:rsid w:val="00526181"/>
    <w:rsid w:val="005322F6"/>
    <w:rsid w:val="005349A5"/>
    <w:rsid w:val="00547E3B"/>
    <w:rsid w:val="005524A4"/>
    <w:rsid w:val="005638CE"/>
    <w:rsid w:val="00573472"/>
    <w:rsid w:val="005922BA"/>
    <w:rsid w:val="005A7FA1"/>
    <w:rsid w:val="005C0F37"/>
    <w:rsid w:val="005C338F"/>
    <w:rsid w:val="005C3BE2"/>
    <w:rsid w:val="005C4211"/>
    <w:rsid w:val="005E6B9E"/>
    <w:rsid w:val="005F52C3"/>
    <w:rsid w:val="005F57E6"/>
    <w:rsid w:val="005F77AF"/>
    <w:rsid w:val="0060605B"/>
    <w:rsid w:val="00611480"/>
    <w:rsid w:val="0061350C"/>
    <w:rsid w:val="00613BE5"/>
    <w:rsid w:val="00617A33"/>
    <w:rsid w:val="00621627"/>
    <w:rsid w:val="006305C3"/>
    <w:rsid w:val="00632413"/>
    <w:rsid w:val="00647E6E"/>
    <w:rsid w:val="0065291C"/>
    <w:rsid w:val="0065443E"/>
    <w:rsid w:val="006679F9"/>
    <w:rsid w:val="00675C26"/>
    <w:rsid w:val="00680FD4"/>
    <w:rsid w:val="00682859"/>
    <w:rsid w:val="006845EC"/>
    <w:rsid w:val="006A0658"/>
    <w:rsid w:val="006B513B"/>
    <w:rsid w:val="006C28A2"/>
    <w:rsid w:val="006E185F"/>
    <w:rsid w:val="00712C3E"/>
    <w:rsid w:val="00716FED"/>
    <w:rsid w:val="00720252"/>
    <w:rsid w:val="00720873"/>
    <w:rsid w:val="00722794"/>
    <w:rsid w:val="00723AFC"/>
    <w:rsid w:val="007312DF"/>
    <w:rsid w:val="00743E5E"/>
    <w:rsid w:val="00765E4B"/>
    <w:rsid w:val="007826C8"/>
    <w:rsid w:val="007830B5"/>
    <w:rsid w:val="00792421"/>
    <w:rsid w:val="00793819"/>
    <w:rsid w:val="00795E72"/>
    <w:rsid w:val="007D0CE1"/>
    <w:rsid w:val="007D153F"/>
    <w:rsid w:val="007D1FAA"/>
    <w:rsid w:val="007D70B4"/>
    <w:rsid w:val="007D79B9"/>
    <w:rsid w:val="007E057D"/>
    <w:rsid w:val="007E0810"/>
    <w:rsid w:val="007E6129"/>
    <w:rsid w:val="007F3090"/>
    <w:rsid w:val="00802E72"/>
    <w:rsid w:val="00805463"/>
    <w:rsid w:val="00806901"/>
    <w:rsid w:val="00806C51"/>
    <w:rsid w:val="008151AF"/>
    <w:rsid w:val="008171B4"/>
    <w:rsid w:val="008253C6"/>
    <w:rsid w:val="008268FB"/>
    <w:rsid w:val="0083781F"/>
    <w:rsid w:val="00845756"/>
    <w:rsid w:val="00845D3D"/>
    <w:rsid w:val="008467B7"/>
    <w:rsid w:val="00852B1B"/>
    <w:rsid w:val="008536DB"/>
    <w:rsid w:val="008852F1"/>
    <w:rsid w:val="00893F06"/>
    <w:rsid w:val="00895A6B"/>
    <w:rsid w:val="008A531F"/>
    <w:rsid w:val="008A5E12"/>
    <w:rsid w:val="008A603A"/>
    <w:rsid w:val="008B79AE"/>
    <w:rsid w:val="008D677B"/>
    <w:rsid w:val="008D7A8F"/>
    <w:rsid w:val="008F34AD"/>
    <w:rsid w:val="0090059C"/>
    <w:rsid w:val="00914548"/>
    <w:rsid w:val="0091514D"/>
    <w:rsid w:val="0091553F"/>
    <w:rsid w:val="00930C03"/>
    <w:rsid w:val="00931EFD"/>
    <w:rsid w:val="009334E5"/>
    <w:rsid w:val="009342CE"/>
    <w:rsid w:val="00936D6B"/>
    <w:rsid w:val="00937490"/>
    <w:rsid w:val="00941329"/>
    <w:rsid w:val="00951AC2"/>
    <w:rsid w:val="00953A5C"/>
    <w:rsid w:val="00956FF5"/>
    <w:rsid w:val="00957D60"/>
    <w:rsid w:val="009763B5"/>
    <w:rsid w:val="00976529"/>
    <w:rsid w:val="00976568"/>
    <w:rsid w:val="00986199"/>
    <w:rsid w:val="00991851"/>
    <w:rsid w:val="009919DD"/>
    <w:rsid w:val="00991C67"/>
    <w:rsid w:val="00992A53"/>
    <w:rsid w:val="009A06EB"/>
    <w:rsid w:val="009A3D8F"/>
    <w:rsid w:val="009B6351"/>
    <w:rsid w:val="009B6D01"/>
    <w:rsid w:val="009C2389"/>
    <w:rsid w:val="009D4B9D"/>
    <w:rsid w:val="009E35BB"/>
    <w:rsid w:val="00A05323"/>
    <w:rsid w:val="00A1231B"/>
    <w:rsid w:val="00A1542E"/>
    <w:rsid w:val="00A2049E"/>
    <w:rsid w:val="00A20566"/>
    <w:rsid w:val="00A20B02"/>
    <w:rsid w:val="00A21CC8"/>
    <w:rsid w:val="00A24E25"/>
    <w:rsid w:val="00A25175"/>
    <w:rsid w:val="00A40A1D"/>
    <w:rsid w:val="00A42696"/>
    <w:rsid w:val="00A43DAA"/>
    <w:rsid w:val="00A476C0"/>
    <w:rsid w:val="00A52C3D"/>
    <w:rsid w:val="00A551B5"/>
    <w:rsid w:val="00A574CC"/>
    <w:rsid w:val="00A60242"/>
    <w:rsid w:val="00A647E5"/>
    <w:rsid w:val="00A87983"/>
    <w:rsid w:val="00AA270A"/>
    <w:rsid w:val="00AA5A9D"/>
    <w:rsid w:val="00AB08A2"/>
    <w:rsid w:val="00AB1DAE"/>
    <w:rsid w:val="00AB32FA"/>
    <w:rsid w:val="00AB46B6"/>
    <w:rsid w:val="00AB5443"/>
    <w:rsid w:val="00AD17FA"/>
    <w:rsid w:val="00AD6F4C"/>
    <w:rsid w:val="00AE0A07"/>
    <w:rsid w:val="00AE75C5"/>
    <w:rsid w:val="00AF673B"/>
    <w:rsid w:val="00AF78ED"/>
    <w:rsid w:val="00B01873"/>
    <w:rsid w:val="00B06074"/>
    <w:rsid w:val="00B06719"/>
    <w:rsid w:val="00B201BB"/>
    <w:rsid w:val="00B25679"/>
    <w:rsid w:val="00B317E5"/>
    <w:rsid w:val="00B3193C"/>
    <w:rsid w:val="00B31D3A"/>
    <w:rsid w:val="00B36086"/>
    <w:rsid w:val="00B420A1"/>
    <w:rsid w:val="00B42638"/>
    <w:rsid w:val="00B576A8"/>
    <w:rsid w:val="00B62D68"/>
    <w:rsid w:val="00B64852"/>
    <w:rsid w:val="00B70C0F"/>
    <w:rsid w:val="00B716DF"/>
    <w:rsid w:val="00B829B4"/>
    <w:rsid w:val="00B8794C"/>
    <w:rsid w:val="00B93A33"/>
    <w:rsid w:val="00B96765"/>
    <w:rsid w:val="00BA2B47"/>
    <w:rsid w:val="00BA4352"/>
    <w:rsid w:val="00BB1D47"/>
    <w:rsid w:val="00BB66DF"/>
    <w:rsid w:val="00BB7CEA"/>
    <w:rsid w:val="00BC4FD0"/>
    <w:rsid w:val="00BE1216"/>
    <w:rsid w:val="00BE4BF1"/>
    <w:rsid w:val="00BF0226"/>
    <w:rsid w:val="00BF4D48"/>
    <w:rsid w:val="00BF6EC3"/>
    <w:rsid w:val="00BF7C66"/>
    <w:rsid w:val="00C01439"/>
    <w:rsid w:val="00C15A31"/>
    <w:rsid w:val="00C17927"/>
    <w:rsid w:val="00C1799E"/>
    <w:rsid w:val="00C17F95"/>
    <w:rsid w:val="00C20903"/>
    <w:rsid w:val="00C25650"/>
    <w:rsid w:val="00C357B1"/>
    <w:rsid w:val="00C45E83"/>
    <w:rsid w:val="00C565F8"/>
    <w:rsid w:val="00C57B79"/>
    <w:rsid w:val="00C70085"/>
    <w:rsid w:val="00C778E8"/>
    <w:rsid w:val="00C826A3"/>
    <w:rsid w:val="00C83885"/>
    <w:rsid w:val="00C87E49"/>
    <w:rsid w:val="00CA4DFF"/>
    <w:rsid w:val="00CB0C63"/>
    <w:rsid w:val="00CB1279"/>
    <w:rsid w:val="00CB19E5"/>
    <w:rsid w:val="00CB6E0A"/>
    <w:rsid w:val="00CD096E"/>
    <w:rsid w:val="00CE68BD"/>
    <w:rsid w:val="00CF04A7"/>
    <w:rsid w:val="00CF3A99"/>
    <w:rsid w:val="00D00A8F"/>
    <w:rsid w:val="00D01E51"/>
    <w:rsid w:val="00D05297"/>
    <w:rsid w:val="00D1341E"/>
    <w:rsid w:val="00D16CCB"/>
    <w:rsid w:val="00D25445"/>
    <w:rsid w:val="00D25B1A"/>
    <w:rsid w:val="00D40270"/>
    <w:rsid w:val="00D46A3A"/>
    <w:rsid w:val="00D519DC"/>
    <w:rsid w:val="00D57C0A"/>
    <w:rsid w:val="00D60F91"/>
    <w:rsid w:val="00D76A0D"/>
    <w:rsid w:val="00D86F8F"/>
    <w:rsid w:val="00D93726"/>
    <w:rsid w:val="00D97344"/>
    <w:rsid w:val="00DA57C2"/>
    <w:rsid w:val="00DB14E0"/>
    <w:rsid w:val="00DB79EC"/>
    <w:rsid w:val="00DC18B2"/>
    <w:rsid w:val="00DC3AB9"/>
    <w:rsid w:val="00DD0E7C"/>
    <w:rsid w:val="00DF3A79"/>
    <w:rsid w:val="00E049CD"/>
    <w:rsid w:val="00E11273"/>
    <w:rsid w:val="00E162E6"/>
    <w:rsid w:val="00E570D5"/>
    <w:rsid w:val="00E7123B"/>
    <w:rsid w:val="00E800F1"/>
    <w:rsid w:val="00E9094A"/>
    <w:rsid w:val="00E92834"/>
    <w:rsid w:val="00E9430C"/>
    <w:rsid w:val="00E97D24"/>
    <w:rsid w:val="00EA265A"/>
    <w:rsid w:val="00EA2799"/>
    <w:rsid w:val="00EB39FF"/>
    <w:rsid w:val="00EB4811"/>
    <w:rsid w:val="00EC1262"/>
    <w:rsid w:val="00EF14B8"/>
    <w:rsid w:val="00F07C12"/>
    <w:rsid w:val="00F14235"/>
    <w:rsid w:val="00F4028B"/>
    <w:rsid w:val="00F4362A"/>
    <w:rsid w:val="00F8356F"/>
    <w:rsid w:val="00F85113"/>
    <w:rsid w:val="00F931A5"/>
    <w:rsid w:val="00FA044A"/>
    <w:rsid w:val="00FA3360"/>
    <w:rsid w:val="00FA423A"/>
    <w:rsid w:val="00FA5108"/>
    <w:rsid w:val="00FB170B"/>
    <w:rsid w:val="00FC0CB4"/>
    <w:rsid w:val="00FC49DF"/>
    <w:rsid w:val="00FE605E"/>
    <w:rsid w:val="00FF13C1"/>
    <w:rsid w:val="00FF32A5"/>
    <w:rsid w:val="00FF627A"/>
    <w:rsid w:val="00FF66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5AD04"/>
  <w15:docId w15:val="{EE66F5AC-4C75-4CF4-BCEB-DF6277F4F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07A"/>
    <w:pPr>
      <w:autoSpaceDE w:val="0"/>
      <w:autoSpaceDN w:val="0"/>
    </w:pPr>
  </w:style>
  <w:style w:type="paragraph" w:styleId="Heading1">
    <w:name w:val="heading 1"/>
    <w:basedOn w:val="Normal"/>
    <w:next w:val="Normal"/>
    <w:link w:val="Heading1Char"/>
    <w:uiPriority w:val="9"/>
    <w:qFormat/>
    <w:rsid w:val="006960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60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60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60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6960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607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607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607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607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607A"/>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960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60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60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60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960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60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60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60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607A"/>
    <w:rPr>
      <w:rFonts w:eastAsiaTheme="majorEastAsia" w:cstheme="majorBidi"/>
      <w:color w:val="272727" w:themeColor="text1" w:themeTint="D8"/>
    </w:rPr>
  </w:style>
  <w:style w:type="character" w:customStyle="1" w:styleId="TitleChar">
    <w:name w:val="Title Char"/>
    <w:basedOn w:val="DefaultParagraphFont"/>
    <w:link w:val="Title"/>
    <w:uiPriority w:val="10"/>
    <w:rsid w:val="006960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960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607A"/>
    <w:pPr>
      <w:spacing w:before="160"/>
      <w:jc w:val="center"/>
    </w:pPr>
    <w:rPr>
      <w:i/>
      <w:iCs/>
      <w:color w:val="404040" w:themeColor="text1" w:themeTint="BF"/>
    </w:rPr>
  </w:style>
  <w:style w:type="character" w:customStyle="1" w:styleId="QuoteChar">
    <w:name w:val="Quote Char"/>
    <w:basedOn w:val="DefaultParagraphFont"/>
    <w:link w:val="Quote"/>
    <w:uiPriority w:val="29"/>
    <w:rsid w:val="0069607A"/>
    <w:rPr>
      <w:i/>
      <w:iCs/>
      <w:color w:val="404040" w:themeColor="text1" w:themeTint="BF"/>
    </w:rPr>
  </w:style>
  <w:style w:type="paragraph" w:styleId="ListParagraph">
    <w:name w:val="List Paragraph"/>
    <w:basedOn w:val="Normal"/>
    <w:uiPriority w:val="34"/>
    <w:qFormat/>
    <w:rsid w:val="0069607A"/>
    <w:pPr>
      <w:ind w:left="720"/>
      <w:contextualSpacing/>
    </w:pPr>
  </w:style>
  <w:style w:type="character" w:styleId="IntenseEmphasis">
    <w:name w:val="Intense Emphasis"/>
    <w:basedOn w:val="DefaultParagraphFont"/>
    <w:uiPriority w:val="21"/>
    <w:qFormat/>
    <w:rsid w:val="0069607A"/>
    <w:rPr>
      <w:i/>
      <w:iCs/>
      <w:color w:val="0F4761" w:themeColor="accent1" w:themeShade="BF"/>
    </w:rPr>
  </w:style>
  <w:style w:type="paragraph" w:styleId="IntenseQuote">
    <w:name w:val="Intense Quote"/>
    <w:basedOn w:val="Normal"/>
    <w:next w:val="Normal"/>
    <w:link w:val="IntenseQuoteChar"/>
    <w:uiPriority w:val="30"/>
    <w:qFormat/>
    <w:rsid w:val="006960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607A"/>
    <w:rPr>
      <w:i/>
      <w:iCs/>
      <w:color w:val="0F4761" w:themeColor="accent1" w:themeShade="BF"/>
    </w:rPr>
  </w:style>
  <w:style w:type="character" w:styleId="IntenseReference">
    <w:name w:val="Intense Reference"/>
    <w:basedOn w:val="DefaultParagraphFont"/>
    <w:uiPriority w:val="32"/>
    <w:qFormat/>
    <w:rsid w:val="0069607A"/>
    <w:rPr>
      <w:b/>
      <w:bCs/>
      <w:smallCaps/>
      <w:color w:val="0F4761" w:themeColor="accent1" w:themeShade="BF"/>
      <w:spacing w:val="5"/>
    </w:rPr>
  </w:style>
  <w:style w:type="paragraph" w:styleId="Header">
    <w:name w:val="header"/>
    <w:basedOn w:val="Normal"/>
    <w:link w:val="HeaderChar"/>
    <w:uiPriority w:val="99"/>
    <w:unhideWhenUsed/>
    <w:rsid w:val="0069607A"/>
    <w:pPr>
      <w:tabs>
        <w:tab w:val="center" w:pos="4680"/>
        <w:tab w:val="right" w:pos="9360"/>
      </w:tabs>
    </w:pPr>
  </w:style>
  <w:style w:type="character" w:customStyle="1" w:styleId="HeaderChar">
    <w:name w:val="Header Char"/>
    <w:basedOn w:val="DefaultParagraphFont"/>
    <w:link w:val="Header"/>
    <w:uiPriority w:val="99"/>
    <w:rsid w:val="0069607A"/>
  </w:style>
  <w:style w:type="paragraph" w:styleId="Footer">
    <w:name w:val="footer"/>
    <w:basedOn w:val="Normal"/>
    <w:link w:val="FooterChar"/>
    <w:uiPriority w:val="99"/>
    <w:unhideWhenUsed/>
    <w:rsid w:val="0069607A"/>
    <w:pPr>
      <w:tabs>
        <w:tab w:val="center" w:pos="4680"/>
        <w:tab w:val="right" w:pos="9360"/>
      </w:tabs>
    </w:pPr>
  </w:style>
  <w:style w:type="character" w:customStyle="1" w:styleId="FooterChar">
    <w:name w:val="Footer Char"/>
    <w:basedOn w:val="DefaultParagraphFont"/>
    <w:link w:val="Footer"/>
    <w:uiPriority w:val="99"/>
    <w:rsid w:val="0069607A"/>
  </w:style>
  <w:style w:type="paragraph" w:styleId="BodyText">
    <w:name w:val="Body Text"/>
    <w:basedOn w:val="Normal"/>
    <w:link w:val="BodyTextChar"/>
    <w:uiPriority w:val="1"/>
    <w:qFormat/>
    <w:rsid w:val="0069607A"/>
    <w:rPr>
      <w:sz w:val="24"/>
      <w:szCs w:val="24"/>
    </w:rPr>
  </w:style>
  <w:style w:type="character" w:customStyle="1" w:styleId="BodyTextChar">
    <w:name w:val="Body Text Char"/>
    <w:basedOn w:val="DefaultParagraphFont"/>
    <w:link w:val="BodyText"/>
    <w:uiPriority w:val="1"/>
    <w:rsid w:val="0069607A"/>
    <w:rPr>
      <w:rFonts w:ascii="Times New Roman" w:eastAsia="Times New Roman" w:hAnsi="Times New Roman" w:cs="Times New Roman"/>
      <w:kern w:val="0"/>
    </w:rPr>
  </w:style>
  <w:style w:type="character" w:styleId="Hyperlink">
    <w:name w:val="Hyperlink"/>
    <w:basedOn w:val="DefaultParagraphFont"/>
    <w:uiPriority w:val="99"/>
    <w:unhideWhenUsed/>
    <w:rsid w:val="00DE0C61"/>
    <w:rPr>
      <w:color w:val="467886" w:themeColor="hyperlink"/>
      <w:u w:val="single"/>
    </w:rPr>
  </w:style>
  <w:style w:type="character" w:styleId="UnresolvedMention">
    <w:name w:val="Unresolved Mention"/>
    <w:basedOn w:val="DefaultParagraphFont"/>
    <w:uiPriority w:val="99"/>
    <w:semiHidden/>
    <w:unhideWhenUsed/>
    <w:rsid w:val="00DE0C61"/>
    <w:rPr>
      <w:color w:val="605E5C"/>
      <w:shd w:val="clear" w:color="auto" w:fill="E1DFDD"/>
    </w:rPr>
  </w:style>
  <w:style w:type="character" w:styleId="FollowedHyperlink">
    <w:name w:val="FollowedHyperlink"/>
    <w:basedOn w:val="DefaultParagraphFont"/>
    <w:uiPriority w:val="99"/>
    <w:semiHidden/>
    <w:unhideWhenUsed/>
    <w:rsid w:val="00DE0C61"/>
    <w:rPr>
      <w:color w:val="96607D" w:themeColor="followedHyperlink"/>
      <w:u w:val="single"/>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Times New Roman" w:eastAsia="Times New Roman" w:hAnsi="Times New Roman" w:cs="Times New Roman"/>
      <w:kern w:val="0"/>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466B0A"/>
    <w:rPr>
      <w:b/>
      <w:bCs/>
    </w:rPr>
  </w:style>
  <w:style w:type="character" w:customStyle="1" w:styleId="CommentSubjectChar">
    <w:name w:val="Comment Subject Char"/>
    <w:basedOn w:val="CommentTextChar"/>
    <w:link w:val="CommentSubject"/>
    <w:uiPriority w:val="99"/>
    <w:semiHidden/>
    <w:rsid w:val="00466B0A"/>
    <w:rPr>
      <w:rFonts w:ascii="Times New Roman" w:eastAsia="Times New Roman" w:hAnsi="Times New Roman" w:cs="Times New Roman"/>
      <w:b/>
      <w:bCs/>
      <w:kern w:val="0"/>
      <w:sz w:val="20"/>
      <w:szCs w:val="20"/>
    </w:rPr>
  </w:style>
  <w:style w:type="table" w:styleId="TableGrid">
    <w:name w:val="Table Grid"/>
    <w:basedOn w:val="TableNormal"/>
    <w:uiPriority w:val="39"/>
    <w:rsid w:val="007D6E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Revision">
    <w:name w:val="Revision"/>
    <w:hidden/>
    <w:uiPriority w:val="99"/>
    <w:semiHidden/>
    <w:rsid w:val="00376822"/>
    <w:pPr>
      <w:widowControl/>
    </w:pPr>
  </w:style>
  <w:style w:type="paragraph" w:styleId="Bibliography">
    <w:name w:val="Bibliography"/>
    <w:basedOn w:val="Normal"/>
    <w:next w:val="Normal"/>
    <w:uiPriority w:val="37"/>
    <w:unhideWhenUsed/>
    <w:rsid w:val="00212C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66674">
      <w:bodyDiv w:val="1"/>
      <w:marLeft w:val="0"/>
      <w:marRight w:val="0"/>
      <w:marTop w:val="0"/>
      <w:marBottom w:val="0"/>
      <w:divBdr>
        <w:top w:val="none" w:sz="0" w:space="0" w:color="auto"/>
        <w:left w:val="none" w:sz="0" w:space="0" w:color="auto"/>
        <w:bottom w:val="none" w:sz="0" w:space="0" w:color="auto"/>
        <w:right w:val="none" w:sz="0" w:space="0" w:color="auto"/>
      </w:divBdr>
    </w:div>
    <w:div w:id="78252738">
      <w:bodyDiv w:val="1"/>
      <w:marLeft w:val="0"/>
      <w:marRight w:val="0"/>
      <w:marTop w:val="0"/>
      <w:marBottom w:val="0"/>
      <w:divBdr>
        <w:top w:val="none" w:sz="0" w:space="0" w:color="auto"/>
        <w:left w:val="none" w:sz="0" w:space="0" w:color="auto"/>
        <w:bottom w:val="none" w:sz="0" w:space="0" w:color="auto"/>
        <w:right w:val="none" w:sz="0" w:space="0" w:color="auto"/>
      </w:divBdr>
    </w:div>
    <w:div w:id="105392500">
      <w:bodyDiv w:val="1"/>
      <w:marLeft w:val="0"/>
      <w:marRight w:val="0"/>
      <w:marTop w:val="0"/>
      <w:marBottom w:val="0"/>
      <w:divBdr>
        <w:top w:val="none" w:sz="0" w:space="0" w:color="auto"/>
        <w:left w:val="none" w:sz="0" w:space="0" w:color="auto"/>
        <w:bottom w:val="none" w:sz="0" w:space="0" w:color="auto"/>
        <w:right w:val="none" w:sz="0" w:space="0" w:color="auto"/>
      </w:divBdr>
    </w:div>
    <w:div w:id="135030373">
      <w:bodyDiv w:val="1"/>
      <w:marLeft w:val="0"/>
      <w:marRight w:val="0"/>
      <w:marTop w:val="0"/>
      <w:marBottom w:val="0"/>
      <w:divBdr>
        <w:top w:val="none" w:sz="0" w:space="0" w:color="auto"/>
        <w:left w:val="none" w:sz="0" w:space="0" w:color="auto"/>
        <w:bottom w:val="none" w:sz="0" w:space="0" w:color="auto"/>
        <w:right w:val="none" w:sz="0" w:space="0" w:color="auto"/>
      </w:divBdr>
    </w:div>
    <w:div w:id="154881587">
      <w:bodyDiv w:val="1"/>
      <w:marLeft w:val="0"/>
      <w:marRight w:val="0"/>
      <w:marTop w:val="0"/>
      <w:marBottom w:val="0"/>
      <w:divBdr>
        <w:top w:val="none" w:sz="0" w:space="0" w:color="auto"/>
        <w:left w:val="none" w:sz="0" w:space="0" w:color="auto"/>
        <w:bottom w:val="none" w:sz="0" w:space="0" w:color="auto"/>
        <w:right w:val="none" w:sz="0" w:space="0" w:color="auto"/>
      </w:divBdr>
    </w:div>
    <w:div w:id="200018526">
      <w:bodyDiv w:val="1"/>
      <w:marLeft w:val="0"/>
      <w:marRight w:val="0"/>
      <w:marTop w:val="0"/>
      <w:marBottom w:val="0"/>
      <w:divBdr>
        <w:top w:val="none" w:sz="0" w:space="0" w:color="auto"/>
        <w:left w:val="none" w:sz="0" w:space="0" w:color="auto"/>
        <w:bottom w:val="none" w:sz="0" w:space="0" w:color="auto"/>
        <w:right w:val="none" w:sz="0" w:space="0" w:color="auto"/>
      </w:divBdr>
    </w:div>
    <w:div w:id="230387678">
      <w:bodyDiv w:val="1"/>
      <w:marLeft w:val="0"/>
      <w:marRight w:val="0"/>
      <w:marTop w:val="0"/>
      <w:marBottom w:val="0"/>
      <w:divBdr>
        <w:top w:val="none" w:sz="0" w:space="0" w:color="auto"/>
        <w:left w:val="none" w:sz="0" w:space="0" w:color="auto"/>
        <w:bottom w:val="none" w:sz="0" w:space="0" w:color="auto"/>
        <w:right w:val="none" w:sz="0" w:space="0" w:color="auto"/>
      </w:divBdr>
    </w:div>
    <w:div w:id="268129426">
      <w:bodyDiv w:val="1"/>
      <w:marLeft w:val="0"/>
      <w:marRight w:val="0"/>
      <w:marTop w:val="0"/>
      <w:marBottom w:val="0"/>
      <w:divBdr>
        <w:top w:val="none" w:sz="0" w:space="0" w:color="auto"/>
        <w:left w:val="none" w:sz="0" w:space="0" w:color="auto"/>
        <w:bottom w:val="none" w:sz="0" w:space="0" w:color="auto"/>
        <w:right w:val="none" w:sz="0" w:space="0" w:color="auto"/>
      </w:divBdr>
    </w:div>
    <w:div w:id="321350061">
      <w:bodyDiv w:val="1"/>
      <w:marLeft w:val="0"/>
      <w:marRight w:val="0"/>
      <w:marTop w:val="0"/>
      <w:marBottom w:val="0"/>
      <w:divBdr>
        <w:top w:val="none" w:sz="0" w:space="0" w:color="auto"/>
        <w:left w:val="none" w:sz="0" w:space="0" w:color="auto"/>
        <w:bottom w:val="none" w:sz="0" w:space="0" w:color="auto"/>
        <w:right w:val="none" w:sz="0" w:space="0" w:color="auto"/>
      </w:divBdr>
    </w:div>
    <w:div w:id="329990041">
      <w:bodyDiv w:val="1"/>
      <w:marLeft w:val="0"/>
      <w:marRight w:val="0"/>
      <w:marTop w:val="0"/>
      <w:marBottom w:val="0"/>
      <w:divBdr>
        <w:top w:val="none" w:sz="0" w:space="0" w:color="auto"/>
        <w:left w:val="none" w:sz="0" w:space="0" w:color="auto"/>
        <w:bottom w:val="none" w:sz="0" w:space="0" w:color="auto"/>
        <w:right w:val="none" w:sz="0" w:space="0" w:color="auto"/>
      </w:divBdr>
    </w:div>
    <w:div w:id="333270071">
      <w:bodyDiv w:val="1"/>
      <w:marLeft w:val="0"/>
      <w:marRight w:val="0"/>
      <w:marTop w:val="0"/>
      <w:marBottom w:val="0"/>
      <w:divBdr>
        <w:top w:val="none" w:sz="0" w:space="0" w:color="auto"/>
        <w:left w:val="none" w:sz="0" w:space="0" w:color="auto"/>
        <w:bottom w:val="none" w:sz="0" w:space="0" w:color="auto"/>
        <w:right w:val="none" w:sz="0" w:space="0" w:color="auto"/>
      </w:divBdr>
    </w:div>
    <w:div w:id="364209631">
      <w:bodyDiv w:val="1"/>
      <w:marLeft w:val="0"/>
      <w:marRight w:val="0"/>
      <w:marTop w:val="0"/>
      <w:marBottom w:val="0"/>
      <w:divBdr>
        <w:top w:val="none" w:sz="0" w:space="0" w:color="auto"/>
        <w:left w:val="none" w:sz="0" w:space="0" w:color="auto"/>
        <w:bottom w:val="none" w:sz="0" w:space="0" w:color="auto"/>
        <w:right w:val="none" w:sz="0" w:space="0" w:color="auto"/>
      </w:divBdr>
    </w:div>
    <w:div w:id="414404800">
      <w:bodyDiv w:val="1"/>
      <w:marLeft w:val="0"/>
      <w:marRight w:val="0"/>
      <w:marTop w:val="0"/>
      <w:marBottom w:val="0"/>
      <w:divBdr>
        <w:top w:val="none" w:sz="0" w:space="0" w:color="auto"/>
        <w:left w:val="none" w:sz="0" w:space="0" w:color="auto"/>
        <w:bottom w:val="none" w:sz="0" w:space="0" w:color="auto"/>
        <w:right w:val="none" w:sz="0" w:space="0" w:color="auto"/>
      </w:divBdr>
    </w:div>
    <w:div w:id="454640558">
      <w:bodyDiv w:val="1"/>
      <w:marLeft w:val="0"/>
      <w:marRight w:val="0"/>
      <w:marTop w:val="0"/>
      <w:marBottom w:val="0"/>
      <w:divBdr>
        <w:top w:val="none" w:sz="0" w:space="0" w:color="auto"/>
        <w:left w:val="none" w:sz="0" w:space="0" w:color="auto"/>
        <w:bottom w:val="none" w:sz="0" w:space="0" w:color="auto"/>
        <w:right w:val="none" w:sz="0" w:space="0" w:color="auto"/>
      </w:divBdr>
    </w:div>
    <w:div w:id="458841258">
      <w:bodyDiv w:val="1"/>
      <w:marLeft w:val="0"/>
      <w:marRight w:val="0"/>
      <w:marTop w:val="0"/>
      <w:marBottom w:val="0"/>
      <w:divBdr>
        <w:top w:val="none" w:sz="0" w:space="0" w:color="auto"/>
        <w:left w:val="none" w:sz="0" w:space="0" w:color="auto"/>
        <w:bottom w:val="none" w:sz="0" w:space="0" w:color="auto"/>
        <w:right w:val="none" w:sz="0" w:space="0" w:color="auto"/>
      </w:divBdr>
    </w:div>
    <w:div w:id="469565661">
      <w:bodyDiv w:val="1"/>
      <w:marLeft w:val="0"/>
      <w:marRight w:val="0"/>
      <w:marTop w:val="0"/>
      <w:marBottom w:val="0"/>
      <w:divBdr>
        <w:top w:val="none" w:sz="0" w:space="0" w:color="auto"/>
        <w:left w:val="none" w:sz="0" w:space="0" w:color="auto"/>
        <w:bottom w:val="none" w:sz="0" w:space="0" w:color="auto"/>
        <w:right w:val="none" w:sz="0" w:space="0" w:color="auto"/>
      </w:divBdr>
    </w:div>
    <w:div w:id="493761117">
      <w:bodyDiv w:val="1"/>
      <w:marLeft w:val="0"/>
      <w:marRight w:val="0"/>
      <w:marTop w:val="0"/>
      <w:marBottom w:val="0"/>
      <w:divBdr>
        <w:top w:val="none" w:sz="0" w:space="0" w:color="auto"/>
        <w:left w:val="none" w:sz="0" w:space="0" w:color="auto"/>
        <w:bottom w:val="none" w:sz="0" w:space="0" w:color="auto"/>
        <w:right w:val="none" w:sz="0" w:space="0" w:color="auto"/>
      </w:divBdr>
    </w:div>
    <w:div w:id="546070232">
      <w:bodyDiv w:val="1"/>
      <w:marLeft w:val="0"/>
      <w:marRight w:val="0"/>
      <w:marTop w:val="0"/>
      <w:marBottom w:val="0"/>
      <w:divBdr>
        <w:top w:val="none" w:sz="0" w:space="0" w:color="auto"/>
        <w:left w:val="none" w:sz="0" w:space="0" w:color="auto"/>
        <w:bottom w:val="none" w:sz="0" w:space="0" w:color="auto"/>
        <w:right w:val="none" w:sz="0" w:space="0" w:color="auto"/>
      </w:divBdr>
    </w:div>
    <w:div w:id="553275029">
      <w:bodyDiv w:val="1"/>
      <w:marLeft w:val="0"/>
      <w:marRight w:val="0"/>
      <w:marTop w:val="0"/>
      <w:marBottom w:val="0"/>
      <w:divBdr>
        <w:top w:val="none" w:sz="0" w:space="0" w:color="auto"/>
        <w:left w:val="none" w:sz="0" w:space="0" w:color="auto"/>
        <w:bottom w:val="none" w:sz="0" w:space="0" w:color="auto"/>
        <w:right w:val="none" w:sz="0" w:space="0" w:color="auto"/>
      </w:divBdr>
    </w:div>
    <w:div w:id="560596509">
      <w:bodyDiv w:val="1"/>
      <w:marLeft w:val="0"/>
      <w:marRight w:val="0"/>
      <w:marTop w:val="0"/>
      <w:marBottom w:val="0"/>
      <w:divBdr>
        <w:top w:val="none" w:sz="0" w:space="0" w:color="auto"/>
        <w:left w:val="none" w:sz="0" w:space="0" w:color="auto"/>
        <w:bottom w:val="none" w:sz="0" w:space="0" w:color="auto"/>
        <w:right w:val="none" w:sz="0" w:space="0" w:color="auto"/>
      </w:divBdr>
    </w:div>
    <w:div w:id="608705963">
      <w:bodyDiv w:val="1"/>
      <w:marLeft w:val="0"/>
      <w:marRight w:val="0"/>
      <w:marTop w:val="0"/>
      <w:marBottom w:val="0"/>
      <w:divBdr>
        <w:top w:val="none" w:sz="0" w:space="0" w:color="auto"/>
        <w:left w:val="none" w:sz="0" w:space="0" w:color="auto"/>
        <w:bottom w:val="none" w:sz="0" w:space="0" w:color="auto"/>
        <w:right w:val="none" w:sz="0" w:space="0" w:color="auto"/>
      </w:divBdr>
    </w:div>
    <w:div w:id="625821286">
      <w:bodyDiv w:val="1"/>
      <w:marLeft w:val="0"/>
      <w:marRight w:val="0"/>
      <w:marTop w:val="0"/>
      <w:marBottom w:val="0"/>
      <w:divBdr>
        <w:top w:val="none" w:sz="0" w:space="0" w:color="auto"/>
        <w:left w:val="none" w:sz="0" w:space="0" w:color="auto"/>
        <w:bottom w:val="none" w:sz="0" w:space="0" w:color="auto"/>
        <w:right w:val="none" w:sz="0" w:space="0" w:color="auto"/>
      </w:divBdr>
    </w:div>
    <w:div w:id="629094021">
      <w:bodyDiv w:val="1"/>
      <w:marLeft w:val="0"/>
      <w:marRight w:val="0"/>
      <w:marTop w:val="0"/>
      <w:marBottom w:val="0"/>
      <w:divBdr>
        <w:top w:val="none" w:sz="0" w:space="0" w:color="auto"/>
        <w:left w:val="none" w:sz="0" w:space="0" w:color="auto"/>
        <w:bottom w:val="none" w:sz="0" w:space="0" w:color="auto"/>
        <w:right w:val="none" w:sz="0" w:space="0" w:color="auto"/>
      </w:divBdr>
    </w:div>
    <w:div w:id="645553402">
      <w:bodyDiv w:val="1"/>
      <w:marLeft w:val="0"/>
      <w:marRight w:val="0"/>
      <w:marTop w:val="0"/>
      <w:marBottom w:val="0"/>
      <w:divBdr>
        <w:top w:val="none" w:sz="0" w:space="0" w:color="auto"/>
        <w:left w:val="none" w:sz="0" w:space="0" w:color="auto"/>
        <w:bottom w:val="none" w:sz="0" w:space="0" w:color="auto"/>
        <w:right w:val="none" w:sz="0" w:space="0" w:color="auto"/>
      </w:divBdr>
    </w:div>
    <w:div w:id="657074893">
      <w:bodyDiv w:val="1"/>
      <w:marLeft w:val="0"/>
      <w:marRight w:val="0"/>
      <w:marTop w:val="0"/>
      <w:marBottom w:val="0"/>
      <w:divBdr>
        <w:top w:val="none" w:sz="0" w:space="0" w:color="auto"/>
        <w:left w:val="none" w:sz="0" w:space="0" w:color="auto"/>
        <w:bottom w:val="none" w:sz="0" w:space="0" w:color="auto"/>
        <w:right w:val="none" w:sz="0" w:space="0" w:color="auto"/>
      </w:divBdr>
    </w:div>
    <w:div w:id="816385075">
      <w:bodyDiv w:val="1"/>
      <w:marLeft w:val="0"/>
      <w:marRight w:val="0"/>
      <w:marTop w:val="0"/>
      <w:marBottom w:val="0"/>
      <w:divBdr>
        <w:top w:val="none" w:sz="0" w:space="0" w:color="auto"/>
        <w:left w:val="none" w:sz="0" w:space="0" w:color="auto"/>
        <w:bottom w:val="none" w:sz="0" w:space="0" w:color="auto"/>
        <w:right w:val="none" w:sz="0" w:space="0" w:color="auto"/>
      </w:divBdr>
    </w:div>
    <w:div w:id="819073973">
      <w:bodyDiv w:val="1"/>
      <w:marLeft w:val="0"/>
      <w:marRight w:val="0"/>
      <w:marTop w:val="0"/>
      <w:marBottom w:val="0"/>
      <w:divBdr>
        <w:top w:val="none" w:sz="0" w:space="0" w:color="auto"/>
        <w:left w:val="none" w:sz="0" w:space="0" w:color="auto"/>
        <w:bottom w:val="none" w:sz="0" w:space="0" w:color="auto"/>
        <w:right w:val="none" w:sz="0" w:space="0" w:color="auto"/>
      </w:divBdr>
    </w:div>
    <w:div w:id="839469449">
      <w:bodyDiv w:val="1"/>
      <w:marLeft w:val="0"/>
      <w:marRight w:val="0"/>
      <w:marTop w:val="0"/>
      <w:marBottom w:val="0"/>
      <w:divBdr>
        <w:top w:val="none" w:sz="0" w:space="0" w:color="auto"/>
        <w:left w:val="none" w:sz="0" w:space="0" w:color="auto"/>
        <w:bottom w:val="none" w:sz="0" w:space="0" w:color="auto"/>
        <w:right w:val="none" w:sz="0" w:space="0" w:color="auto"/>
      </w:divBdr>
    </w:div>
    <w:div w:id="875848718">
      <w:bodyDiv w:val="1"/>
      <w:marLeft w:val="0"/>
      <w:marRight w:val="0"/>
      <w:marTop w:val="0"/>
      <w:marBottom w:val="0"/>
      <w:divBdr>
        <w:top w:val="none" w:sz="0" w:space="0" w:color="auto"/>
        <w:left w:val="none" w:sz="0" w:space="0" w:color="auto"/>
        <w:bottom w:val="none" w:sz="0" w:space="0" w:color="auto"/>
        <w:right w:val="none" w:sz="0" w:space="0" w:color="auto"/>
      </w:divBdr>
    </w:div>
    <w:div w:id="888499002">
      <w:bodyDiv w:val="1"/>
      <w:marLeft w:val="0"/>
      <w:marRight w:val="0"/>
      <w:marTop w:val="0"/>
      <w:marBottom w:val="0"/>
      <w:divBdr>
        <w:top w:val="none" w:sz="0" w:space="0" w:color="auto"/>
        <w:left w:val="none" w:sz="0" w:space="0" w:color="auto"/>
        <w:bottom w:val="none" w:sz="0" w:space="0" w:color="auto"/>
        <w:right w:val="none" w:sz="0" w:space="0" w:color="auto"/>
      </w:divBdr>
    </w:div>
    <w:div w:id="893397136">
      <w:bodyDiv w:val="1"/>
      <w:marLeft w:val="0"/>
      <w:marRight w:val="0"/>
      <w:marTop w:val="0"/>
      <w:marBottom w:val="0"/>
      <w:divBdr>
        <w:top w:val="none" w:sz="0" w:space="0" w:color="auto"/>
        <w:left w:val="none" w:sz="0" w:space="0" w:color="auto"/>
        <w:bottom w:val="none" w:sz="0" w:space="0" w:color="auto"/>
        <w:right w:val="none" w:sz="0" w:space="0" w:color="auto"/>
      </w:divBdr>
    </w:div>
    <w:div w:id="915237730">
      <w:bodyDiv w:val="1"/>
      <w:marLeft w:val="0"/>
      <w:marRight w:val="0"/>
      <w:marTop w:val="0"/>
      <w:marBottom w:val="0"/>
      <w:divBdr>
        <w:top w:val="none" w:sz="0" w:space="0" w:color="auto"/>
        <w:left w:val="none" w:sz="0" w:space="0" w:color="auto"/>
        <w:bottom w:val="none" w:sz="0" w:space="0" w:color="auto"/>
        <w:right w:val="none" w:sz="0" w:space="0" w:color="auto"/>
      </w:divBdr>
    </w:div>
    <w:div w:id="922687847">
      <w:bodyDiv w:val="1"/>
      <w:marLeft w:val="0"/>
      <w:marRight w:val="0"/>
      <w:marTop w:val="0"/>
      <w:marBottom w:val="0"/>
      <w:divBdr>
        <w:top w:val="none" w:sz="0" w:space="0" w:color="auto"/>
        <w:left w:val="none" w:sz="0" w:space="0" w:color="auto"/>
        <w:bottom w:val="none" w:sz="0" w:space="0" w:color="auto"/>
        <w:right w:val="none" w:sz="0" w:space="0" w:color="auto"/>
      </w:divBdr>
    </w:div>
    <w:div w:id="945229708">
      <w:bodyDiv w:val="1"/>
      <w:marLeft w:val="0"/>
      <w:marRight w:val="0"/>
      <w:marTop w:val="0"/>
      <w:marBottom w:val="0"/>
      <w:divBdr>
        <w:top w:val="none" w:sz="0" w:space="0" w:color="auto"/>
        <w:left w:val="none" w:sz="0" w:space="0" w:color="auto"/>
        <w:bottom w:val="none" w:sz="0" w:space="0" w:color="auto"/>
        <w:right w:val="none" w:sz="0" w:space="0" w:color="auto"/>
      </w:divBdr>
    </w:div>
    <w:div w:id="973633048">
      <w:bodyDiv w:val="1"/>
      <w:marLeft w:val="0"/>
      <w:marRight w:val="0"/>
      <w:marTop w:val="0"/>
      <w:marBottom w:val="0"/>
      <w:divBdr>
        <w:top w:val="none" w:sz="0" w:space="0" w:color="auto"/>
        <w:left w:val="none" w:sz="0" w:space="0" w:color="auto"/>
        <w:bottom w:val="none" w:sz="0" w:space="0" w:color="auto"/>
        <w:right w:val="none" w:sz="0" w:space="0" w:color="auto"/>
      </w:divBdr>
    </w:div>
    <w:div w:id="979112039">
      <w:bodyDiv w:val="1"/>
      <w:marLeft w:val="0"/>
      <w:marRight w:val="0"/>
      <w:marTop w:val="0"/>
      <w:marBottom w:val="0"/>
      <w:divBdr>
        <w:top w:val="none" w:sz="0" w:space="0" w:color="auto"/>
        <w:left w:val="none" w:sz="0" w:space="0" w:color="auto"/>
        <w:bottom w:val="none" w:sz="0" w:space="0" w:color="auto"/>
        <w:right w:val="none" w:sz="0" w:space="0" w:color="auto"/>
      </w:divBdr>
    </w:div>
    <w:div w:id="1004430008">
      <w:bodyDiv w:val="1"/>
      <w:marLeft w:val="0"/>
      <w:marRight w:val="0"/>
      <w:marTop w:val="0"/>
      <w:marBottom w:val="0"/>
      <w:divBdr>
        <w:top w:val="none" w:sz="0" w:space="0" w:color="auto"/>
        <w:left w:val="none" w:sz="0" w:space="0" w:color="auto"/>
        <w:bottom w:val="none" w:sz="0" w:space="0" w:color="auto"/>
        <w:right w:val="none" w:sz="0" w:space="0" w:color="auto"/>
      </w:divBdr>
    </w:div>
    <w:div w:id="1024592933">
      <w:bodyDiv w:val="1"/>
      <w:marLeft w:val="0"/>
      <w:marRight w:val="0"/>
      <w:marTop w:val="0"/>
      <w:marBottom w:val="0"/>
      <w:divBdr>
        <w:top w:val="none" w:sz="0" w:space="0" w:color="auto"/>
        <w:left w:val="none" w:sz="0" w:space="0" w:color="auto"/>
        <w:bottom w:val="none" w:sz="0" w:space="0" w:color="auto"/>
        <w:right w:val="none" w:sz="0" w:space="0" w:color="auto"/>
      </w:divBdr>
    </w:div>
    <w:div w:id="1048456542">
      <w:bodyDiv w:val="1"/>
      <w:marLeft w:val="0"/>
      <w:marRight w:val="0"/>
      <w:marTop w:val="0"/>
      <w:marBottom w:val="0"/>
      <w:divBdr>
        <w:top w:val="none" w:sz="0" w:space="0" w:color="auto"/>
        <w:left w:val="none" w:sz="0" w:space="0" w:color="auto"/>
        <w:bottom w:val="none" w:sz="0" w:space="0" w:color="auto"/>
        <w:right w:val="none" w:sz="0" w:space="0" w:color="auto"/>
      </w:divBdr>
    </w:div>
    <w:div w:id="1051920478">
      <w:bodyDiv w:val="1"/>
      <w:marLeft w:val="0"/>
      <w:marRight w:val="0"/>
      <w:marTop w:val="0"/>
      <w:marBottom w:val="0"/>
      <w:divBdr>
        <w:top w:val="none" w:sz="0" w:space="0" w:color="auto"/>
        <w:left w:val="none" w:sz="0" w:space="0" w:color="auto"/>
        <w:bottom w:val="none" w:sz="0" w:space="0" w:color="auto"/>
        <w:right w:val="none" w:sz="0" w:space="0" w:color="auto"/>
      </w:divBdr>
    </w:div>
    <w:div w:id="1087270092">
      <w:bodyDiv w:val="1"/>
      <w:marLeft w:val="0"/>
      <w:marRight w:val="0"/>
      <w:marTop w:val="0"/>
      <w:marBottom w:val="0"/>
      <w:divBdr>
        <w:top w:val="none" w:sz="0" w:space="0" w:color="auto"/>
        <w:left w:val="none" w:sz="0" w:space="0" w:color="auto"/>
        <w:bottom w:val="none" w:sz="0" w:space="0" w:color="auto"/>
        <w:right w:val="none" w:sz="0" w:space="0" w:color="auto"/>
      </w:divBdr>
    </w:div>
    <w:div w:id="1104770346">
      <w:bodyDiv w:val="1"/>
      <w:marLeft w:val="0"/>
      <w:marRight w:val="0"/>
      <w:marTop w:val="0"/>
      <w:marBottom w:val="0"/>
      <w:divBdr>
        <w:top w:val="none" w:sz="0" w:space="0" w:color="auto"/>
        <w:left w:val="none" w:sz="0" w:space="0" w:color="auto"/>
        <w:bottom w:val="none" w:sz="0" w:space="0" w:color="auto"/>
        <w:right w:val="none" w:sz="0" w:space="0" w:color="auto"/>
      </w:divBdr>
    </w:div>
    <w:div w:id="1118332336">
      <w:bodyDiv w:val="1"/>
      <w:marLeft w:val="0"/>
      <w:marRight w:val="0"/>
      <w:marTop w:val="0"/>
      <w:marBottom w:val="0"/>
      <w:divBdr>
        <w:top w:val="none" w:sz="0" w:space="0" w:color="auto"/>
        <w:left w:val="none" w:sz="0" w:space="0" w:color="auto"/>
        <w:bottom w:val="none" w:sz="0" w:space="0" w:color="auto"/>
        <w:right w:val="none" w:sz="0" w:space="0" w:color="auto"/>
      </w:divBdr>
    </w:div>
    <w:div w:id="1190950145">
      <w:bodyDiv w:val="1"/>
      <w:marLeft w:val="0"/>
      <w:marRight w:val="0"/>
      <w:marTop w:val="0"/>
      <w:marBottom w:val="0"/>
      <w:divBdr>
        <w:top w:val="none" w:sz="0" w:space="0" w:color="auto"/>
        <w:left w:val="none" w:sz="0" w:space="0" w:color="auto"/>
        <w:bottom w:val="none" w:sz="0" w:space="0" w:color="auto"/>
        <w:right w:val="none" w:sz="0" w:space="0" w:color="auto"/>
      </w:divBdr>
    </w:div>
    <w:div w:id="1224440188">
      <w:bodyDiv w:val="1"/>
      <w:marLeft w:val="0"/>
      <w:marRight w:val="0"/>
      <w:marTop w:val="0"/>
      <w:marBottom w:val="0"/>
      <w:divBdr>
        <w:top w:val="none" w:sz="0" w:space="0" w:color="auto"/>
        <w:left w:val="none" w:sz="0" w:space="0" w:color="auto"/>
        <w:bottom w:val="none" w:sz="0" w:space="0" w:color="auto"/>
        <w:right w:val="none" w:sz="0" w:space="0" w:color="auto"/>
      </w:divBdr>
    </w:div>
    <w:div w:id="1242255032">
      <w:bodyDiv w:val="1"/>
      <w:marLeft w:val="0"/>
      <w:marRight w:val="0"/>
      <w:marTop w:val="0"/>
      <w:marBottom w:val="0"/>
      <w:divBdr>
        <w:top w:val="none" w:sz="0" w:space="0" w:color="auto"/>
        <w:left w:val="none" w:sz="0" w:space="0" w:color="auto"/>
        <w:bottom w:val="none" w:sz="0" w:space="0" w:color="auto"/>
        <w:right w:val="none" w:sz="0" w:space="0" w:color="auto"/>
      </w:divBdr>
    </w:div>
    <w:div w:id="1294096427">
      <w:bodyDiv w:val="1"/>
      <w:marLeft w:val="0"/>
      <w:marRight w:val="0"/>
      <w:marTop w:val="0"/>
      <w:marBottom w:val="0"/>
      <w:divBdr>
        <w:top w:val="none" w:sz="0" w:space="0" w:color="auto"/>
        <w:left w:val="none" w:sz="0" w:space="0" w:color="auto"/>
        <w:bottom w:val="none" w:sz="0" w:space="0" w:color="auto"/>
        <w:right w:val="none" w:sz="0" w:space="0" w:color="auto"/>
      </w:divBdr>
    </w:div>
    <w:div w:id="1298800652">
      <w:bodyDiv w:val="1"/>
      <w:marLeft w:val="0"/>
      <w:marRight w:val="0"/>
      <w:marTop w:val="0"/>
      <w:marBottom w:val="0"/>
      <w:divBdr>
        <w:top w:val="none" w:sz="0" w:space="0" w:color="auto"/>
        <w:left w:val="none" w:sz="0" w:space="0" w:color="auto"/>
        <w:bottom w:val="none" w:sz="0" w:space="0" w:color="auto"/>
        <w:right w:val="none" w:sz="0" w:space="0" w:color="auto"/>
      </w:divBdr>
    </w:div>
    <w:div w:id="1312296606">
      <w:bodyDiv w:val="1"/>
      <w:marLeft w:val="0"/>
      <w:marRight w:val="0"/>
      <w:marTop w:val="0"/>
      <w:marBottom w:val="0"/>
      <w:divBdr>
        <w:top w:val="none" w:sz="0" w:space="0" w:color="auto"/>
        <w:left w:val="none" w:sz="0" w:space="0" w:color="auto"/>
        <w:bottom w:val="none" w:sz="0" w:space="0" w:color="auto"/>
        <w:right w:val="none" w:sz="0" w:space="0" w:color="auto"/>
      </w:divBdr>
    </w:div>
    <w:div w:id="1315529489">
      <w:bodyDiv w:val="1"/>
      <w:marLeft w:val="0"/>
      <w:marRight w:val="0"/>
      <w:marTop w:val="0"/>
      <w:marBottom w:val="0"/>
      <w:divBdr>
        <w:top w:val="none" w:sz="0" w:space="0" w:color="auto"/>
        <w:left w:val="none" w:sz="0" w:space="0" w:color="auto"/>
        <w:bottom w:val="none" w:sz="0" w:space="0" w:color="auto"/>
        <w:right w:val="none" w:sz="0" w:space="0" w:color="auto"/>
      </w:divBdr>
    </w:div>
    <w:div w:id="1327898905">
      <w:bodyDiv w:val="1"/>
      <w:marLeft w:val="0"/>
      <w:marRight w:val="0"/>
      <w:marTop w:val="0"/>
      <w:marBottom w:val="0"/>
      <w:divBdr>
        <w:top w:val="none" w:sz="0" w:space="0" w:color="auto"/>
        <w:left w:val="none" w:sz="0" w:space="0" w:color="auto"/>
        <w:bottom w:val="none" w:sz="0" w:space="0" w:color="auto"/>
        <w:right w:val="none" w:sz="0" w:space="0" w:color="auto"/>
      </w:divBdr>
    </w:div>
    <w:div w:id="1360814095">
      <w:bodyDiv w:val="1"/>
      <w:marLeft w:val="0"/>
      <w:marRight w:val="0"/>
      <w:marTop w:val="0"/>
      <w:marBottom w:val="0"/>
      <w:divBdr>
        <w:top w:val="none" w:sz="0" w:space="0" w:color="auto"/>
        <w:left w:val="none" w:sz="0" w:space="0" w:color="auto"/>
        <w:bottom w:val="none" w:sz="0" w:space="0" w:color="auto"/>
        <w:right w:val="none" w:sz="0" w:space="0" w:color="auto"/>
      </w:divBdr>
    </w:div>
    <w:div w:id="1419257335">
      <w:bodyDiv w:val="1"/>
      <w:marLeft w:val="0"/>
      <w:marRight w:val="0"/>
      <w:marTop w:val="0"/>
      <w:marBottom w:val="0"/>
      <w:divBdr>
        <w:top w:val="none" w:sz="0" w:space="0" w:color="auto"/>
        <w:left w:val="none" w:sz="0" w:space="0" w:color="auto"/>
        <w:bottom w:val="none" w:sz="0" w:space="0" w:color="auto"/>
        <w:right w:val="none" w:sz="0" w:space="0" w:color="auto"/>
      </w:divBdr>
    </w:div>
    <w:div w:id="1443265483">
      <w:bodyDiv w:val="1"/>
      <w:marLeft w:val="0"/>
      <w:marRight w:val="0"/>
      <w:marTop w:val="0"/>
      <w:marBottom w:val="0"/>
      <w:divBdr>
        <w:top w:val="none" w:sz="0" w:space="0" w:color="auto"/>
        <w:left w:val="none" w:sz="0" w:space="0" w:color="auto"/>
        <w:bottom w:val="none" w:sz="0" w:space="0" w:color="auto"/>
        <w:right w:val="none" w:sz="0" w:space="0" w:color="auto"/>
      </w:divBdr>
    </w:div>
    <w:div w:id="1448353059">
      <w:bodyDiv w:val="1"/>
      <w:marLeft w:val="0"/>
      <w:marRight w:val="0"/>
      <w:marTop w:val="0"/>
      <w:marBottom w:val="0"/>
      <w:divBdr>
        <w:top w:val="none" w:sz="0" w:space="0" w:color="auto"/>
        <w:left w:val="none" w:sz="0" w:space="0" w:color="auto"/>
        <w:bottom w:val="none" w:sz="0" w:space="0" w:color="auto"/>
        <w:right w:val="none" w:sz="0" w:space="0" w:color="auto"/>
      </w:divBdr>
    </w:div>
    <w:div w:id="1455755164">
      <w:bodyDiv w:val="1"/>
      <w:marLeft w:val="0"/>
      <w:marRight w:val="0"/>
      <w:marTop w:val="0"/>
      <w:marBottom w:val="0"/>
      <w:divBdr>
        <w:top w:val="none" w:sz="0" w:space="0" w:color="auto"/>
        <w:left w:val="none" w:sz="0" w:space="0" w:color="auto"/>
        <w:bottom w:val="none" w:sz="0" w:space="0" w:color="auto"/>
        <w:right w:val="none" w:sz="0" w:space="0" w:color="auto"/>
      </w:divBdr>
    </w:div>
    <w:div w:id="1456873430">
      <w:bodyDiv w:val="1"/>
      <w:marLeft w:val="0"/>
      <w:marRight w:val="0"/>
      <w:marTop w:val="0"/>
      <w:marBottom w:val="0"/>
      <w:divBdr>
        <w:top w:val="none" w:sz="0" w:space="0" w:color="auto"/>
        <w:left w:val="none" w:sz="0" w:space="0" w:color="auto"/>
        <w:bottom w:val="none" w:sz="0" w:space="0" w:color="auto"/>
        <w:right w:val="none" w:sz="0" w:space="0" w:color="auto"/>
      </w:divBdr>
    </w:div>
    <w:div w:id="1492677084">
      <w:bodyDiv w:val="1"/>
      <w:marLeft w:val="0"/>
      <w:marRight w:val="0"/>
      <w:marTop w:val="0"/>
      <w:marBottom w:val="0"/>
      <w:divBdr>
        <w:top w:val="none" w:sz="0" w:space="0" w:color="auto"/>
        <w:left w:val="none" w:sz="0" w:space="0" w:color="auto"/>
        <w:bottom w:val="none" w:sz="0" w:space="0" w:color="auto"/>
        <w:right w:val="none" w:sz="0" w:space="0" w:color="auto"/>
      </w:divBdr>
    </w:div>
    <w:div w:id="1556425071">
      <w:bodyDiv w:val="1"/>
      <w:marLeft w:val="0"/>
      <w:marRight w:val="0"/>
      <w:marTop w:val="0"/>
      <w:marBottom w:val="0"/>
      <w:divBdr>
        <w:top w:val="none" w:sz="0" w:space="0" w:color="auto"/>
        <w:left w:val="none" w:sz="0" w:space="0" w:color="auto"/>
        <w:bottom w:val="none" w:sz="0" w:space="0" w:color="auto"/>
        <w:right w:val="none" w:sz="0" w:space="0" w:color="auto"/>
      </w:divBdr>
    </w:div>
    <w:div w:id="1570536639">
      <w:bodyDiv w:val="1"/>
      <w:marLeft w:val="0"/>
      <w:marRight w:val="0"/>
      <w:marTop w:val="0"/>
      <w:marBottom w:val="0"/>
      <w:divBdr>
        <w:top w:val="none" w:sz="0" w:space="0" w:color="auto"/>
        <w:left w:val="none" w:sz="0" w:space="0" w:color="auto"/>
        <w:bottom w:val="none" w:sz="0" w:space="0" w:color="auto"/>
        <w:right w:val="none" w:sz="0" w:space="0" w:color="auto"/>
      </w:divBdr>
    </w:div>
    <w:div w:id="1600678154">
      <w:bodyDiv w:val="1"/>
      <w:marLeft w:val="0"/>
      <w:marRight w:val="0"/>
      <w:marTop w:val="0"/>
      <w:marBottom w:val="0"/>
      <w:divBdr>
        <w:top w:val="none" w:sz="0" w:space="0" w:color="auto"/>
        <w:left w:val="none" w:sz="0" w:space="0" w:color="auto"/>
        <w:bottom w:val="none" w:sz="0" w:space="0" w:color="auto"/>
        <w:right w:val="none" w:sz="0" w:space="0" w:color="auto"/>
      </w:divBdr>
    </w:div>
    <w:div w:id="1617562656">
      <w:bodyDiv w:val="1"/>
      <w:marLeft w:val="0"/>
      <w:marRight w:val="0"/>
      <w:marTop w:val="0"/>
      <w:marBottom w:val="0"/>
      <w:divBdr>
        <w:top w:val="none" w:sz="0" w:space="0" w:color="auto"/>
        <w:left w:val="none" w:sz="0" w:space="0" w:color="auto"/>
        <w:bottom w:val="none" w:sz="0" w:space="0" w:color="auto"/>
        <w:right w:val="none" w:sz="0" w:space="0" w:color="auto"/>
      </w:divBdr>
    </w:div>
    <w:div w:id="1626890582">
      <w:bodyDiv w:val="1"/>
      <w:marLeft w:val="0"/>
      <w:marRight w:val="0"/>
      <w:marTop w:val="0"/>
      <w:marBottom w:val="0"/>
      <w:divBdr>
        <w:top w:val="none" w:sz="0" w:space="0" w:color="auto"/>
        <w:left w:val="none" w:sz="0" w:space="0" w:color="auto"/>
        <w:bottom w:val="none" w:sz="0" w:space="0" w:color="auto"/>
        <w:right w:val="none" w:sz="0" w:space="0" w:color="auto"/>
      </w:divBdr>
    </w:div>
    <w:div w:id="1631789531">
      <w:bodyDiv w:val="1"/>
      <w:marLeft w:val="0"/>
      <w:marRight w:val="0"/>
      <w:marTop w:val="0"/>
      <w:marBottom w:val="0"/>
      <w:divBdr>
        <w:top w:val="none" w:sz="0" w:space="0" w:color="auto"/>
        <w:left w:val="none" w:sz="0" w:space="0" w:color="auto"/>
        <w:bottom w:val="none" w:sz="0" w:space="0" w:color="auto"/>
        <w:right w:val="none" w:sz="0" w:space="0" w:color="auto"/>
      </w:divBdr>
    </w:div>
    <w:div w:id="1659337069">
      <w:bodyDiv w:val="1"/>
      <w:marLeft w:val="0"/>
      <w:marRight w:val="0"/>
      <w:marTop w:val="0"/>
      <w:marBottom w:val="0"/>
      <w:divBdr>
        <w:top w:val="none" w:sz="0" w:space="0" w:color="auto"/>
        <w:left w:val="none" w:sz="0" w:space="0" w:color="auto"/>
        <w:bottom w:val="none" w:sz="0" w:space="0" w:color="auto"/>
        <w:right w:val="none" w:sz="0" w:space="0" w:color="auto"/>
      </w:divBdr>
    </w:div>
    <w:div w:id="1661084189">
      <w:bodyDiv w:val="1"/>
      <w:marLeft w:val="0"/>
      <w:marRight w:val="0"/>
      <w:marTop w:val="0"/>
      <w:marBottom w:val="0"/>
      <w:divBdr>
        <w:top w:val="none" w:sz="0" w:space="0" w:color="auto"/>
        <w:left w:val="none" w:sz="0" w:space="0" w:color="auto"/>
        <w:bottom w:val="none" w:sz="0" w:space="0" w:color="auto"/>
        <w:right w:val="none" w:sz="0" w:space="0" w:color="auto"/>
      </w:divBdr>
    </w:div>
    <w:div w:id="1713650285">
      <w:bodyDiv w:val="1"/>
      <w:marLeft w:val="0"/>
      <w:marRight w:val="0"/>
      <w:marTop w:val="0"/>
      <w:marBottom w:val="0"/>
      <w:divBdr>
        <w:top w:val="none" w:sz="0" w:space="0" w:color="auto"/>
        <w:left w:val="none" w:sz="0" w:space="0" w:color="auto"/>
        <w:bottom w:val="none" w:sz="0" w:space="0" w:color="auto"/>
        <w:right w:val="none" w:sz="0" w:space="0" w:color="auto"/>
      </w:divBdr>
    </w:div>
    <w:div w:id="1714109516">
      <w:bodyDiv w:val="1"/>
      <w:marLeft w:val="0"/>
      <w:marRight w:val="0"/>
      <w:marTop w:val="0"/>
      <w:marBottom w:val="0"/>
      <w:divBdr>
        <w:top w:val="none" w:sz="0" w:space="0" w:color="auto"/>
        <w:left w:val="none" w:sz="0" w:space="0" w:color="auto"/>
        <w:bottom w:val="none" w:sz="0" w:space="0" w:color="auto"/>
        <w:right w:val="none" w:sz="0" w:space="0" w:color="auto"/>
      </w:divBdr>
    </w:div>
    <w:div w:id="1715502216">
      <w:bodyDiv w:val="1"/>
      <w:marLeft w:val="0"/>
      <w:marRight w:val="0"/>
      <w:marTop w:val="0"/>
      <w:marBottom w:val="0"/>
      <w:divBdr>
        <w:top w:val="none" w:sz="0" w:space="0" w:color="auto"/>
        <w:left w:val="none" w:sz="0" w:space="0" w:color="auto"/>
        <w:bottom w:val="none" w:sz="0" w:space="0" w:color="auto"/>
        <w:right w:val="none" w:sz="0" w:space="0" w:color="auto"/>
      </w:divBdr>
    </w:div>
    <w:div w:id="1747221337">
      <w:bodyDiv w:val="1"/>
      <w:marLeft w:val="0"/>
      <w:marRight w:val="0"/>
      <w:marTop w:val="0"/>
      <w:marBottom w:val="0"/>
      <w:divBdr>
        <w:top w:val="none" w:sz="0" w:space="0" w:color="auto"/>
        <w:left w:val="none" w:sz="0" w:space="0" w:color="auto"/>
        <w:bottom w:val="none" w:sz="0" w:space="0" w:color="auto"/>
        <w:right w:val="none" w:sz="0" w:space="0" w:color="auto"/>
      </w:divBdr>
    </w:div>
    <w:div w:id="1774474187">
      <w:bodyDiv w:val="1"/>
      <w:marLeft w:val="0"/>
      <w:marRight w:val="0"/>
      <w:marTop w:val="0"/>
      <w:marBottom w:val="0"/>
      <w:divBdr>
        <w:top w:val="none" w:sz="0" w:space="0" w:color="auto"/>
        <w:left w:val="none" w:sz="0" w:space="0" w:color="auto"/>
        <w:bottom w:val="none" w:sz="0" w:space="0" w:color="auto"/>
        <w:right w:val="none" w:sz="0" w:space="0" w:color="auto"/>
      </w:divBdr>
    </w:div>
    <w:div w:id="1778210691">
      <w:bodyDiv w:val="1"/>
      <w:marLeft w:val="0"/>
      <w:marRight w:val="0"/>
      <w:marTop w:val="0"/>
      <w:marBottom w:val="0"/>
      <w:divBdr>
        <w:top w:val="none" w:sz="0" w:space="0" w:color="auto"/>
        <w:left w:val="none" w:sz="0" w:space="0" w:color="auto"/>
        <w:bottom w:val="none" w:sz="0" w:space="0" w:color="auto"/>
        <w:right w:val="none" w:sz="0" w:space="0" w:color="auto"/>
      </w:divBdr>
    </w:div>
    <w:div w:id="1779830533">
      <w:bodyDiv w:val="1"/>
      <w:marLeft w:val="0"/>
      <w:marRight w:val="0"/>
      <w:marTop w:val="0"/>
      <w:marBottom w:val="0"/>
      <w:divBdr>
        <w:top w:val="none" w:sz="0" w:space="0" w:color="auto"/>
        <w:left w:val="none" w:sz="0" w:space="0" w:color="auto"/>
        <w:bottom w:val="none" w:sz="0" w:space="0" w:color="auto"/>
        <w:right w:val="none" w:sz="0" w:space="0" w:color="auto"/>
      </w:divBdr>
    </w:div>
    <w:div w:id="1782802730">
      <w:bodyDiv w:val="1"/>
      <w:marLeft w:val="0"/>
      <w:marRight w:val="0"/>
      <w:marTop w:val="0"/>
      <w:marBottom w:val="0"/>
      <w:divBdr>
        <w:top w:val="none" w:sz="0" w:space="0" w:color="auto"/>
        <w:left w:val="none" w:sz="0" w:space="0" w:color="auto"/>
        <w:bottom w:val="none" w:sz="0" w:space="0" w:color="auto"/>
        <w:right w:val="none" w:sz="0" w:space="0" w:color="auto"/>
      </w:divBdr>
    </w:div>
    <w:div w:id="1802385420">
      <w:bodyDiv w:val="1"/>
      <w:marLeft w:val="0"/>
      <w:marRight w:val="0"/>
      <w:marTop w:val="0"/>
      <w:marBottom w:val="0"/>
      <w:divBdr>
        <w:top w:val="none" w:sz="0" w:space="0" w:color="auto"/>
        <w:left w:val="none" w:sz="0" w:space="0" w:color="auto"/>
        <w:bottom w:val="none" w:sz="0" w:space="0" w:color="auto"/>
        <w:right w:val="none" w:sz="0" w:space="0" w:color="auto"/>
      </w:divBdr>
    </w:div>
    <w:div w:id="1805657828">
      <w:bodyDiv w:val="1"/>
      <w:marLeft w:val="0"/>
      <w:marRight w:val="0"/>
      <w:marTop w:val="0"/>
      <w:marBottom w:val="0"/>
      <w:divBdr>
        <w:top w:val="none" w:sz="0" w:space="0" w:color="auto"/>
        <w:left w:val="none" w:sz="0" w:space="0" w:color="auto"/>
        <w:bottom w:val="none" w:sz="0" w:space="0" w:color="auto"/>
        <w:right w:val="none" w:sz="0" w:space="0" w:color="auto"/>
      </w:divBdr>
    </w:div>
    <w:div w:id="1821193477">
      <w:bodyDiv w:val="1"/>
      <w:marLeft w:val="0"/>
      <w:marRight w:val="0"/>
      <w:marTop w:val="0"/>
      <w:marBottom w:val="0"/>
      <w:divBdr>
        <w:top w:val="none" w:sz="0" w:space="0" w:color="auto"/>
        <w:left w:val="none" w:sz="0" w:space="0" w:color="auto"/>
        <w:bottom w:val="none" w:sz="0" w:space="0" w:color="auto"/>
        <w:right w:val="none" w:sz="0" w:space="0" w:color="auto"/>
      </w:divBdr>
    </w:div>
    <w:div w:id="1859460701">
      <w:bodyDiv w:val="1"/>
      <w:marLeft w:val="0"/>
      <w:marRight w:val="0"/>
      <w:marTop w:val="0"/>
      <w:marBottom w:val="0"/>
      <w:divBdr>
        <w:top w:val="none" w:sz="0" w:space="0" w:color="auto"/>
        <w:left w:val="none" w:sz="0" w:space="0" w:color="auto"/>
        <w:bottom w:val="none" w:sz="0" w:space="0" w:color="auto"/>
        <w:right w:val="none" w:sz="0" w:space="0" w:color="auto"/>
      </w:divBdr>
    </w:div>
    <w:div w:id="1879857281">
      <w:bodyDiv w:val="1"/>
      <w:marLeft w:val="0"/>
      <w:marRight w:val="0"/>
      <w:marTop w:val="0"/>
      <w:marBottom w:val="0"/>
      <w:divBdr>
        <w:top w:val="none" w:sz="0" w:space="0" w:color="auto"/>
        <w:left w:val="none" w:sz="0" w:space="0" w:color="auto"/>
        <w:bottom w:val="none" w:sz="0" w:space="0" w:color="auto"/>
        <w:right w:val="none" w:sz="0" w:space="0" w:color="auto"/>
      </w:divBdr>
    </w:div>
    <w:div w:id="1911578782">
      <w:bodyDiv w:val="1"/>
      <w:marLeft w:val="0"/>
      <w:marRight w:val="0"/>
      <w:marTop w:val="0"/>
      <w:marBottom w:val="0"/>
      <w:divBdr>
        <w:top w:val="none" w:sz="0" w:space="0" w:color="auto"/>
        <w:left w:val="none" w:sz="0" w:space="0" w:color="auto"/>
        <w:bottom w:val="none" w:sz="0" w:space="0" w:color="auto"/>
        <w:right w:val="none" w:sz="0" w:space="0" w:color="auto"/>
      </w:divBdr>
    </w:div>
    <w:div w:id="1922131352">
      <w:bodyDiv w:val="1"/>
      <w:marLeft w:val="0"/>
      <w:marRight w:val="0"/>
      <w:marTop w:val="0"/>
      <w:marBottom w:val="0"/>
      <w:divBdr>
        <w:top w:val="none" w:sz="0" w:space="0" w:color="auto"/>
        <w:left w:val="none" w:sz="0" w:space="0" w:color="auto"/>
        <w:bottom w:val="none" w:sz="0" w:space="0" w:color="auto"/>
        <w:right w:val="none" w:sz="0" w:space="0" w:color="auto"/>
      </w:divBdr>
    </w:div>
    <w:div w:id="1927030347">
      <w:bodyDiv w:val="1"/>
      <w:marLeft w:val="0"/>
      <w:marRight w:val="0"/>
      <w:marTop w:val="0"/>
      <w:marBottom w:val="0"/>
      <w:divBdr>
        <w:top w:val="none" w:sz="0" w:space="0" w:color="auto"/>
        <w:left w:val="none" w:sz="0" w:space="0" w:color="auto"/>
        <w:bottom w:val="none" w:sz="0" w:space="0" w:color="auto"/>
        <w:right w:val="none" w:sz="0" w:space="0" w:color="auto"/>
      </w:divBdr>
    </w:div>
    <w:div w:id="1933123169">
      <w:bodyDiv w:val="1"/>
      <w:marLeft w:val="0"/>
      <w:marRight w:val="0"/>
      <w:marTop w:val="0"/>
      <w:marBottom w:val="0"/>
      <w:divBdr>
        <w:top w:val="none" w:sz="0" w:space="0" w:color="auto"/>
        <w:left w:val="none" w:sz="0" w:space="0" w:color="auto"/>
        <w:bottom w:val="none" w:sz="0" w:space="0" w:color="auto"/>
        <w:right w:val="none" w:sz="0" w:space="0" w:color="auto"/>
      </w:divBdr>
    </w:div>
    <w:div w:id="1934898481">
      <w:bodyDiv w:val="1"/>
      <w:marLeft w:val="0"/>
      <w:marRight w:val="0"/>
      <w:marTop w:val="0"/>
      <w:marBottom w:val="0"/>
      <w:divBdr>
        <w:top w:val="none" w:sz="0" w:space="0" w:color="auto"/>
        <w:left w:val="none" w:sz="0" w:space="0" w:color="auto"/>
        <w:bottom w:val="none" w:sz="0" w:space="0" w:color="auto"/>
        <w:right w:val="none" w:sz="0" w:space="0" w:color="auto"/>
      </w:divBdr>
    </w:div>
    <w:div w:id="1950506437">
      <w:bodyDiv w:val="1"/>
      <w:marLeft w:val="0"/>
      <w:marRight w:val="0"/>
      <w:marTop w:val="0"/>
      <w:marBottom w:val="0"/>
      <w:divBdr>
        <w:top w:val="none" w:sz="0" w:space="0" w:color="auto"/>
        <w:left w:val="none" w:sz="0" w:space="0" w:color="auto"/>
        <w:bottom w:val="none" w:sz="0" w:space="0" w:color="auto"/>
        <w:right w:val="none" w:sz="0" w:space="0" w:color="auto"/>
      </w:divBdr>
    </w:div>
    <w:div w:id="1982494641">
      <w:bodyDiv w:val="1"/>
      <w:marLeft w:val="0"/>
      <w:marRight w:val="0"/>
      <w:marTop w:val="0"/>
      <w:marBottom w:val="0"/>
      <w:divBdr>
        <w:top w:val="none" w:sz="0" w:space="0" w:color="auto"/>
        <w:left w:val="none" w:sz="0" w:space="0" w:color="auto"/>
        <w:bottom w:val="none" w:sz="0" w:space="0" w:color="auto"/>
        <w:right w:val="none" w:sz="0" w:space="0" w:color="auto"/>
      </w:divBdr>
    </w:div>
    <w:div w:id="2010785952">
      <w:bodyDiv w:val="1"/>
      <w:marLeft w:val="0"/>
      <w:marRight w:val="0"/>
      <w:marTop w:val="0"/>
      <w:marBottom w:val="0"/>
      <w:divBdr>
        <w:top w:val="none" w:sz="0" w:space="0" w:color="auto"/>
        <w:left w:val="none" w:sz="0" w:space="0" w:color="auto"/>
        <w:bottom w:val="none" w:sz="0" w:space="0" w:color="auto"/>
        <w:right w:val="none" w:sz="0" w:space="0" w:color="auto"/>
      </w:divBdr>
    </w:div>
    <w:div w:id="2014603701">
      <w:bodyDiv w:val="1"/>
      <w:marLeft w:val="0"/>
      <w:marRight w:val="0"/>
      <w:marTop w:val="0"/>
      <w:marBottom w:val="0"/>
      <w:divBdr>
        <w:top w:val="none" w:sz="0" w:space="0" w:color="auto"/>
        <w:left w:val="none" w:sz="0" w:space="0" w:color="auto"/>
        <w:bottom w:val="none" w:sz="0" w:space="0" w:color="auto"/>
        <w:right w:val="none" w:sz="0" w:space="0" w:color="auto"/>
      </w:divBdr>
    </w:div>
    <w:div w:id="2031370652">
      <w:bodyDiv w:val="1"/>
      <w:marLeft w:val="0"/>
      <w:marRight w:val="0"/>
      <w:marTop w:val="0"/>
      <w:marBottom w:val="0"/>
      <w:divBdr>
        <w:top w:val="none" w:sz="0" w:space="0" w:color="auto"/>
        <w:left w:val="none" w:sz="0" w:space="0" w:color="auto"/>
        <w:bottom w:val="none" w:sz="0" w:space="0" w:color="auto"/>
        <w:right w:val="none" w:sz="0" w:space="0" w:color="auto"/>
      </w:divBdr>
    </w:div>
    <w:div w:id="2056154457">
      <w:bodyDiv w:val="1"/>
      <w:marLeft w:val="0"/>
      <w:marRight w:val="0"/>
      <w:marTop w:val="0"/>
      <w:marBottom w:val="0"/>
      <w:divBdr>
        <w:top w:val="none" w:sz="0" w:space="0" w:color="auto"/>
        <w:left w:val="none" w:sz="0" w:space="0" w:color="auto"/>
        <w:bottom w:val="none" w:sz="0" w:space="0" w:color="auto"/>
        <w:right w:val="none" w:sz="0" w:space="0" w:color="auto"/>
      </w:divBdr>
    </w:div>
    <w:div w:id="2056615651">
      <w:bodyDiv w:val="1"/>
      <w:marLeft w:val="0"/>
      <w:marRight w:val="0"/>
      <w:marTop w:val="0"/>
      <w:marBottom w:val="0"/>
      <w:divBdr>
        <w:top w:val="none" w:sz="0" w:space="0" w:color="auto"/>
        <w:left w:val="none" w:sz="0" w:space="0" w:color="auto"/>
        <w:bottom w:val="none" w:sz="0" w:space="0" w:color="auto"/>
        <w:right w:val="none" w:sz="0" w:space="0" w:color="auto"/>
      </w:divBdr>
    </w:div>
    <w:div w:id="2071149003">
      <w:bodyDiv w:val="1"/>
      <w:marLeft w:val="0"/>
      <w:marRight w:val="0"/>
      <w:marTop w:val="0"/>
      <w:marBottom w:val="0"/>
      <w:divBdr>
        <w:top w:val="none" w:sz="0" w:space="0" w:color="auto"/>
        <w:left w:val="none" w:sz="0" w:space="0" w:color="auto"/>
        <w:bottom w:val="none" w:sz="0" w:space="0" w:color="auto"/>
        <w:right w:val="none" w:sz="0" w:space="0" w:color="auto"/>
      </w:divBdr>
    </w:div>
    <w:div w:id="2119136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2.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yperlink" Target="https://pccentral.com.ph/" TargetMode="External"/><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3.cs.jmu.edu/kirkpams/OpenCSF/Books/csf/html/Architectures.html" TargetMode="External"/><Relationship Id="rId35" Type="http://schemas.openxmlformats.org/officeDocument/2006/relationships/image" Target="media/image17.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comments" Target="comments.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FmR7/Kv/nYViii9jC2m+WSnitg==">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</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06E226FA9CC349AD40B87301C50799" ma:contentTypeVersion="6" ma:contentTypeDescription="Create a new document." ma:contentTypeScope="" ma:versionID="afec6944565c922b684f8ca74fe2b8de">
  <xsd:schema xmlns:xsd="http://www.w3.org/2001/XMLSchema" xmlns:xs="http://www.w3.org/2001/XMLSchema" xmlns:p="http://schemas.microsoft.com/office/2006/metadata/properties" xmlns:ns3="6f04b47a-c007-4659-8836-3ad575fe617f" targetNamespace="http://schemas.microsoft.com/office/2006/metadata/properties" ma:root="true" ma:fieldsID="5749a064c50651d5c2941ab37c7f3dce" ns3:_="">
    <xsd:import namespace="6f04b47a-c007-4659-8836-3ad575fe617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04b47a-c007-4659-8836-3ad575fe61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6f04b47a-c007-4659-8836-3ad575fe617f" xsi:nil="true"/>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Lee21</b:Tag>
    <b:SourceType>JournalArticle</b:SourceType>
    <b:Guid>{A7DDEF64-DE89-4B3B-AFAE-4869910046D2}</b:Guid>
    <b:Author>
      <b:Author>
        <b:Corporate>Lee, K., Kim, S.</b:Corporate>
      </b:Author>
    </b:Author>
    <b:Title> Improving demand forecasting in e-commerce through hybrid machine learning models</b:Title>
    <b:Year>2021</b:Year>
    <b:JournalName>International Journal of Forecasting</b:JournalName>
    <b:Pages>1205-1217</b:Pages>
    <b:RefOrder>4</b:RefOrder>
  </b:Source>
  <b:Source>
    <b:Tag>Smi22</b:Tag>
    <b:SourceType>DocumentFromInternetSite</b:SourceType>
    <b:Guid>{17B40E90-4388-46C7-B209-0F67B6A13315}</b:Guid>
    <b:Author>
      <b:Author>
        <b:Corporate>Smith, A., Doe,R</b:Corporate>
      </b:Author>
    </b:Author>
    <b:Title>Advanced data-driven models for demand forecasting in dynamic retail environments.</b:Title>
    <b:InternetSiteTitle>Doi.org</b:InternetSiteTitle>
    <b:Year>2022</b:Year>
    <b:URL>https://doi.org/10.1007/s41060-021-00262-y</b:URL>
    <b:RefOrder>3</b:RefOrder>
  </b:Source>
  <b:Source>
    <b:Tag>Tru24</b:Tag>
    <b:SourceType>InternetSite</b:SourceType>
    <b:Guid>{05B794A8-C1AB-4099-A40F-8CBE4201AF4D}</b:Guid>
    <b:Author>
      <b:Author>
        <b:Corporate>TrueLogic</b:Corporate>
      </b:Author>
    </b:Author>
    <b:Title>AI Adoption in the Philippines</b:Title>
    <b:InternetSiteTitle>Truelogic.com.ph</b:InternetSiteTitle>
    <b:Year>2024</b:Year>
    <b:Month>June</b:Month>
    <b:Day>11</b:Day>
    <b:URL>https://www.truelogic.com.ph/blog/truelogic-episode-105-recap-adoption-of-ai-in-the-philippines/</b:URL>
    <b:RefOrder>9</b:RefOrder>
  </b:Source>
  <b:Source>
    <b:Tag>Erf21</b:Tag>
    <b:SourceType>DocumentFromInternetSite</b:SourceType>
    <b:Guid>{B4FD9859-4EC7-4D92-9511-514C8C8B38B3}</b:Guid>
    <b:Author>
      <b:Author>
        <b:Corporate>Erfan Babaee Tirkolaee</b:Corporate>
      </b:Author>
    </b:Author>
    <b:Title>Application of Machine Learning in Supply Chain Management: A Comprehensive Overview of the Main Areas</b:Title>
    <b:InternetSiteTitle>onlinelibrary.wiley</b:InternetSiteTitle>
    <b:Year>2021</b:Year>
    <b:Month>June</b:Month>
    <b:Day>22</b:Day>
    <b:URL>https://onlinelibrary.wiley.com/doi/full/10.1155/2021/1476043</b:URL>
    <b:RefOrder>11</b:RefOrder>
  </b:Source>
  <b:Source>
    <b:Tag>Man24</b:Tag>
    <b:SourceType>InternetSite</b:SourceType>
    <b:Guid>{3239E855-375B-48D6-88F5-C3A7D8A2A529}</b:Guid>
    <b:Title>Digital divide, lack of awareness hinder AI integration in Philippine businesses</b:Title>
    <b:InternetSiteTitle>Manila Bulletin</b:InternetSiteTitle>
    <b:Year>2024</b:Year>
    <b:Month>December</b:Month>
    <b:Day>31</b:Day>
    <b:URL>https://mb.com.ph/2024/12/31/ph-businesses-lagging-in-ai-adoption#google_vignette</b:URL>
    <b:Author>
      <b:Author>
        <b:Corporate>Manila Bulletin</b:Corporate>
      </b:Author>
    </b:Author>
    <b:RefOrder>7</b:RefOrder>
  </b:Source>
  <b:Source>
    <b:Tag>Yon24</b:Tag>
    <b:SourceType>InternetSite</b:SourceType>
    <b:Guid>{81CC5B2C-9D0D-4144-B9FF-6C4020F7BE80}</b:Guid>
    <b:Author>
      <b:Author>
        <b:Corporate>Yondu</b:Corporate>
      </b:Author>
    </b:Author>
    <b:Title>The State of Artificial Intelligence in the Philippines</b:Title>
    <b:InternetSiteTitle>Yondu.com</b:InternetSiteTitle>
    <b:Year>2024</b:Year>
    <b:Month>September</b:Month>
    <b:Day>4</b:Day>
    <b:URL>https://www.yondu.com/articles/the-state-of-artificial-intelligence-in-the-philippines</b:URL>
    <b:RefOrder>8</b:RefOrder>
  </b:Source>
  <b:Source>
    <b:Tag>Arn23</b:Tag>
    <b:SourceType>DocumentFromInternetSite</b:SourceType>
    <b:Guid>{F071D3B2-3C04-42C8-A9FE-F4F9C01122E9}</b:Guid>
    <b:Author>
      <b:Author>
        <b:NameList>
          <b:Person>
            <b:Last>Arnaiz</b:Last>
            <b:First>Alexandra</b:First>
          </b:Person>
        </b:NameList>
      </b:Author>
    </b:Author>
    <b:Title>Optimizing inventory management and demand forecasting system using time series</b:Title>
    <b:InternetSiteTitle>World Journal of Advanced Research and Reviews</b:InternetSiteTitle>
    <b:Year>2023</b:Year>
    <b:Month>November</b:Month>
    <b:URL>https://wjarr.co.in/wjarr-2023-2456</b:URL>
    <b:RefOrder>15</b:RefOrder>
  </b:Source>
  <b:Source>
    <b:Tag>Fal22</b:Tag>
    <b:SourceType>DocumentFromInternetSite</b:SourceType>
    <b:Guid>{23C7ED7E-A3E3-46D2-ACE9-41BB4CE6EE30}</b:Guid>
    <b:Author>
      <b:Author>
        <b:NameList>
          <b:Person>
            <b:Last>Falatouri</b:Last>
            <b:First>T</b:First>
          </b:Person>
          <b:Person>
            <b:Last>Darbanian</b:Last>
            <b:First>F</b:First>
          </b:Person>
          <b:Person>
            <b:Last>Brandtner</b:Last>
            <b:First>P</b:First>
          </b:Person>
          <b:Person>
            <b:Last>Udokwu</b:Last>
            <b:First>C</b:First>
          </b:Person>
        </b:NameList>
      </b:Author>
    </b:Author>
    <b:Title> Predictive Analytics for Demand Forecasting—A Comparison of SARIMA and LSTM in Retail SCM</b:Title>
    <b:Year>2022</b:Year>
    <b:URL>https://doi.org/10.1016/j.procs.2022.01.298</b:URL>
    <b:RefOrder>13</b:RefOrder>
  </b:Source>
  <b:Source>
    <b:Tag>Ful24</b:Tag>
    <b:SourceType>DocumentFromInternetSite</b:SourceType>
    <b:Guid>{01B9A152-A1F0-45A6-AC92-41DADA152CC6}</b:Guid>
    <b:Title>Artificial intelligence on the built industries in the Philippines</b:Title>
    <b:InternetSiteTitle>Inquirer.net</b:InternetSiteTitle>
    <b:Year>2024</b:Year>
    <b:Month>June</b:Month>
    <b:Day>9</b:Day>
    <b:URL>https://business.inquirer.net/404736/artificial-intelligence-on-the-built-industries-in-the-philippines</b:URL>
    <b:Author>
      <b:Author>
        <b:NameList>
          <b:Person>
            <b:Last>Fulgar</b:Last>
            <b:First>Ar.</b:First>
            <b:Middle>John Ian Lee</b:Middle>
          </b:Person>
        </b:NameList>
      </b:Author>
    </b:Author>
    <b:RefOrder>10</b:RefOrder>
  </b:Source>
  <b:Source>
    <b:Tag>Gal25</b:Tag>
    <b:SourceType>DocumentFromInternetSite</b:SourceType>
    <b:Guid>{3A44DE1C-5D0D-4918-ADE2-074EC2A25BE7}</b:Guid>
    <b:Author>
      <b:Author>
        <b:NameList>
          <b:Person>
            <b:Last>Galang</b:Last>
            <b:First>Marc</b:First>
            <b:Middle>Geoffrey C</b:Middle>
          </b:Person>
          <b:Person>
            <b:Last>Miranda</b:Last>
            <b:First>Cyrene</b:First>
            <b:Middle>Kyle I.</b:Middle>
          </b:Person>
          <b:Person>
            <b:Last>Quisto</b:Last>
            <b:First>Camille</b:First>
            <b:Middle>R.</b:Middle>
          </b:Person>
          <b:Person>
            <b:Last>Reyes</b:Last>
            <b:First>Mc</b:First>
            <b:Middle>Elton B.</b:Middle>
          </b:Person>
          <b:Person>
            <b:Last>Roca</b:Last>
            <b:First>Aloha</b:First>
            <b:Middle>B.</b:Middle>
          </b:Person>
        </b:NameList>
      </b:Author>
    </b:Author>
    <b:Title>The Effect of Artificial Intelligence Adoption on</b:Title>
    <b:InternetSiteTitle>SSRN</b:InternetSiteTitle>
    <b:Year>2025</b:Year>
    <b:Month>February</b:Month>
    <b:URL>https://papers.ssrn.com/sol3/papers.cfm?abstract_id=5057298</b:URL>
    <b:RefOrder>16</b:RefOrder>
  </b:Source>
  <b:Source>
    <b:Tag>Raf23</b:Tag>
    <b:SourceType>DocumentFromInternetSite</b:SourceType>
    <b:Guid>{0649349C-5FF3-4039-9C12-BA8E6B48DFEF}</b:Guid>
    <b:Title>The Impact of Artificial Intelligence on Inventory Management in Manufacturing Industries</b:Title>
    <b:InternetSiteTitle>ResearchGate</b:InternetSiteTitle>
    <b:Year>2023</b:Year>
    <b:Month>December</b:Month>
    <b:URL>https://www.researchgate.net/publication/376481875_The_Impact_of_Artificial_Intelligence_on_Inventory_Management_in_Manufacturing_Industries</b:URL>
    <b:Author>
      <b:Author>
        <b:NameList>
          <b:Person>
            <b:Last>Gbadebo</b:Last>
            <b:First>Rafiu</b:First>
          </b:Person>
        </b:NameList>
      </b:Author>
    </b:Author>
    <b:RefOrder>2</b:RefOrder>
  </b:Source>
  <b:Source>
    <b:Tag>Alo23</b:Tag>
    <b:SourceType>DocumentFromInternetSite</b:SourceType>
    <b:Guid>{B2A7F447-1A41-4B07-B5F4-AF56AB91DB43}</b:Guid>
    <b:Author>
      <b:Author>
        <b:NameList>
          <b:Person>
            <b:Last>Jakkula</b:Last>
            <b:First>Alok</b:First>
            <b:Middle>Reddy</b:Middle>
          </b:Person>
        </b:NameList>
      </b:Author>
    </b:Author>
    <b:Title>Predictive Analytics in E-Commerce: Maximizing Business Outcomes</b:Title>
    <b:JournalName>Journal of Marketing &amp; Supply Chain Management</b:JournalName>
    <b:Year>2023</b:Year>
    <b:Pages>2</b:Pages>
    <b:InternetSiteTitle>Researchgate.net</b:InternetSiteTitle>
    <b:Month>June</b:Month>
    <b:URL>https://www.researchgate.net/publication/381777712_Predictive_Analytics_in_E-Commerce_Maximizing_Business_Outcomes</b:URL>
    <b:RefOrder>5</b:RefOrder>
  </b:Source>
  <b:Source>
    <b:Tag>Khu21</b:Tag>
    <b:SourceType>DocumentFromInternetSite</b:SourceType>
    <b:Guid>{6970B770-8C79-4C9E-B77D-DA35D9F62537}</b:Guid>
    <b:Author>
      <b:Author>
        <b:NameList>
          <b:Person>
            <b:Last>Khumar Jha</b:Last>
            <b:First>B.</b:First>
          </b:Person>
          <b:Person>
            <b:Last>Pande</b:Last>
            <b:First>S.</b:First>
          </b:Person>
        </b:NameList>
      </b:Author>
    </b:Author>
    <b:Title>Time Series Forecasting Model for Supermarket Sales using FB-Prophet</b:Title>
    <b:InternetSiteTitle>Researchgate</b:InternetSiteTitle>
    <b:Year>2021</b:Year>
    <b:Month>April</b:Month>
    <b:URL>https://www.sci-hub.st/downloads/2021-06-06/f1/kumarjha2021.pdf</b:URL>
    <b:JournalName>Time Series Forecasting Model for Supermarket Sales using FB-Prophet. 2021 5th International Conference on Computing Methodologies and Communication</b:JournalName>
    <b:RefOrder>14</b:RefOrder>
  </b:Source>
  <b:Source>
    <b:Tag>Val24</b:Tag>
    <b:SourceType>InternetSite</b:SourceType>
    <b:Guid>{7B8D086D-BA91-4C3C-8422-6F8966B089CB}</b:Guid>
    <b:Author>
      <b:Author>
        <b:NameList>
          <b:Person>
            <b:Last>Kropov</b:Last>
            <b:First>Valentyn</b:First>
          </b:Person>
        </b:NameList>
      </b:Author>
    </b:Author>
    <b:Title>How to benefit from AI demand forecasting</b:Title>
    <b:InternetSiteTitle>n-ix.com</b:InternetSiteTitle>
    <b:Year>2024</b:Year>
    <b:Month>May</b:Month>
    <b:URL>https://www.n-ix.com/ai-demand-forecasting/</b:URL>
    <b:RefOrder>1</b:RefOrder>
  </b:Source>
  <b:Source>
    <b:Tag>Ton25</b:Tag>
    <b:SourceType>InternetSite</b:SourceType>
    <b:Guid>{46AA57EF-AB6A-4EB2-BD00-AB3FC088580E}</b:Guid>
    <b:Author>
      <b:Author>
        <b:NameList>
          <b:Person>
            <b:Last>Maghirang</b:Last>
            <b:First>Tony</b:First>
          </b:Person>
        </b:NameList>
      </b:Author>
    </b:Author>
    <b:Title>State of AI in the Philippines in 2025: A range of perspectives</b:Title>
    <b:InternetSiteTitle>pids.gov.ph</b:InternetSiteTitle>
    <b:Year>2025</b:Year>
    <b:Month>February</b:Month>
    <b:Day>9</b:Day>
    <b:URL>https://www.pids.gov.ph/details/news/in-the-news/state-of-ai-in-the-philippines-in-2025-a-range-of-perspectives</b:URL>
    <b:RefOrder>6</b:RefOrder>
  </b:Source>
  <b:Source>
    <b:Tag>Ugb24</b:Tag>
    <b:SourceType>DocumentFromInternetSite</b:SourceType>
    <b:Guid>{AE7D807E-CB7F-4CD2-B170-2E2A5CC37AC2}</b:Guid>
    <b:Author>
      <b:Author>
        <b:NameList>
          <b:Person>
            <b:Last>Ugbebor</b:Last>
            <b:First>John</b:First>
          </b:Person>
          <b:Person>
            <b:Last>Adeteye</b:Last>
            <b:First>Michael</b:First>
          </b:Person>
        </b:NameList>
      </b:Author>
    </b:Author>
    <b:Title>Automated Inventory Management Systems with IoT Integration to Optimize Stock Levels and Reduce Carrying Costs for SMEs: A Comprehensive Review</b:Title>
    <b:InternetSiteTitle>newjaigs.com</b:InternetSiteTitle>
    <b:Year>2024</b:Year>
    <b:URL>https://newjaigs.com/index.php/JAIGS/article/view/257</b:URL>
    <b:RefOrder>12</b:RefOrder>
  </b:Source>
  <b:Source>
    <b:Tag>Alb23</b:Tag>
    <b:SourceType>DocumentFromInternetSite</b:SourceType>
    <b:Guid>{833B4FB7-FAA7-4EA9-A0E1-0D83CAC3ACDA}</b:Guid>
    <b:Title>: The Extent of Innovation in Philippine  Business and Industry: Results of the 2021 PIDS Survey of Innovation Activities, PIDS Discussion Paper Series, No. 2023-11, Philippine Institute for Development Studies (PIDS), Quezon City</b:Title>
    <b:InternetSiteTitle>Econstor</b:InternetSiteTitle>
    <b:Year>2023</b:Year>
    <b:URL>https://www.econstor.eu/bitstream/10419/284610/1/pidsdps2311.pdf</b:URL>
    <b:Author>
      <b:Author>
        <b:NameList>
          <b:Person>
            <b:Last>Albert</b:Last>
            <b:First>Jose</b:First>
            <b:Middle>Ramon G. et al.</b:Middle>
          </b:Person>
        </b:NameList>
      </b:Author>
    </b:Author>
    <b:RefOrder>20</b:RefOrder>
  </b:Source>
  <b:Source>
    <b:Tag>Cab23</b:Tag>
    <b:SourceType>DocumentFromInternetSite</b:SourceType>
    <b:Guid>{E4EA0616-D921-4322-B0F9-DDDEBB462E65}</b:Guid>
    <b:Author>
      <b:Author>
        <b:NameList>
          <b:Person>
            <b:Last>Cabungcal</b:Last>
            <b:First>Claire</b:First>
          </b:Person>
          <b:Person>
            <b:Last>Enriques</b:Last>
            <b:First>Catherine</b:First>
          </b:Person>
          <b:Person>
            <b:Last>Medios</b:Last>
            <b:First>Zyra</b:First>
          </b:Person>
          <b:Person>
            <b:Last>Ruiz</b:Last>
            <b:First>Harleyne</b:First>
          </b:Person>
          <b:Person>
            <b:Last>Villanueva</b:Last>
            <b:First>John</b:First>
            <b:Middle>Loyd</b:Middle>
          </b:Person>
          <b:Person>
            <b:Last>Gacrama</b:Last>
            <b:First>Bartman</b:First>
          </b:Person>
          <b:Person>
            <b:Last>Gaoat</b:Last>
            <b:First>Marilyn</b:First>
          </b:Person>
        </b:NameList>
      </b:Author>
    </b:Author>
    <b:Title> Impact of Inventory Management on Financial Performance of MSMEs in Santiago City</b:Title>
    <b:InternetSiteTitle>semnaticscholar.org</b:InternetSiteTitle>
    <b:Year>2023</b:Year>
    <b:URL>https://pdfs.semanticscholar.org/3e9f/8dbea8d2ce229175c78b0bed7fb5526413b0.pdf</b:URL>
    <b:RefOrder>18</b:RefOrder>
  </b:Source>
  <b:Source>
    <b:Tag>Esp21</b:Tag>
    <b:SourceType>InternetSite</b:SourceType>
    <b:Guid>{CC0041ED-52A6-4786-9D71-CD236DA5D16F}</b:Guid>
    <b:Title> SHOP BUDDY Enhanced Automated Chatbot for Any E-commerce Website with Data Analytics Functionalities </b:Title>
    <b:Year>2021</b:Year>
    <b:Author>
      <b:Author>
        <b:NameList>
          <b:Person>
            <b:Last>Español</b:Last>
            <b:First>Sean</b:First>
            <b:Middle>Justine C</b:Middle>
          </b:Person>
          <b:Person>
            <b:Last>Fronda</b:Last>
            <b:First>Romulo</b:First>
          </b:Person>
          <b:Person>
            <b:Last>Villarica</b:Last>
            <b:First>Mikka</b:First>
            <b:Middle>Rosella C.</b:Middle>
          </b:Person>
          <b:Person>
            <b:Last>Intal</b:Last>
            <b:First>Grace</b:First>
            <b:Middle>Lorraine</b:Middle>
          </b:Person>
        </b:NameList>
      </b:Author>
    </b:Author>
    <b:InternetSiteTitle>iecomsociety.org</b:InternetSiteTitle>
    <b:Month>April</b:Month>
    <b:Day>5</b:Day>
    <b:URL>https://www.ieomsociety.org/brazil2020/papers/778.pdf</b:URL>
    <b:RefOrder>19</b:RefOrder>
  </b:Source>
  <b:Source>
    <b:Tag>Qui24</b:Tag>
    <b:SourceType>DocumentFromInternetSite</b:SourceType>
    <b:Guid>{FFB6F6D3-7E03-4B94-B54B-18E6DE14C384}</b:Guid>
    <b:Author>
      <b:Author>
        <b:NameList>
          <b:Person>
            <b:Last>Quimba</b:Last>
            <b:First>Francis</b:First>
            <b:Middle>Mark A.</b:Middle>
          </b:Person>
          <b:Person>
            <b:Last>Moreno</b:Last>
            <b:First>Neil</b:First>
            <b:Middle>Irwin S.</b:Middle>
          </b:Person>
          <b:Person>
            <b:Last>Salazar</b:Last>
            <b:First>Alliah</b:First>
            <b:Middle>Mae C.</b:Middle>
          </b:Person>
        </b:NameList>
      </b:Author>
    </b:Author>
    <b:Title> Readiness for AI adoption of Philippine business and industry: The government's role in fostering innovation</b:Title>
    <b:Year>2024</b:Year>
    <b:InternetSiteTitle>econstor.eu</b:InternetSiteTitle>
    <b:Month>December</b:Month>
    <b:URL>https://www.econstor.eu/bitstream/10419/311724/1/1917117426.pdf</b:URL>
    <b:RefOrder>17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FBCE79D-D59C-4160-8FC4-25CEF6FECD9D}">
  <ds:schemaRefs>
    <ds:schemaRef ds:uri="http://schemas.microsoft.com/sharepoint/v3/contenttype/forms"/>
  </ds:schemaRefs>
</ds:datastoreItem>
</file>

<file path=customXml/itemProps3.xml><?xml version="1.0" encoding="utf-8"?>
<ds:datastoreItem xmlns:ds="http://schemas.openxmlformats.org/officeDocument/2006/customXml" ds:itemID="{651A049E-9D3F-498E-82D7-8017DAAE2F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04b47a-c007-4659-8836-3ad575fe61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3EEAA8-A190-4090-A5B7-37F6C8EFAF0B}">
  <ds:schemaRefs>
    <ds:schemaRef ds:uri="http://schemas.microsoft.com/office/infopath/2007/PartnerControls"/>
    <ds:schemaRef ds:uri="6f04b47a-c007-4659-8836-3ad575fe617f"/>
    <ds:schemaRef ds:uri="http://purl.org/dc/dcmitype/"/>
    <ds:schemaRef ds:uri="http://schemas.microsoft.com/office/2006/metadata/properties"/>
    <ds:schemaRef ds:uri="http://schemas.microsoft.com/office/2006/documentManagement/types"/>
    <ds:schemaRef ds:uri="http://www.w3.org/XML/1998/namespace"/>
    <ds:schemaRef ds:uri="http://schemas.openxmlformats.org/package/2006/metadata/core-properties"/>
    <ds:schemaRef ds:uri="http://purl.org/dc/terms/"/>
    <ds:schemaRef ds:uri="http://purl.org/dc/elements/1.1/"/>
  </ds:schemaRefs>
</ds:datastoreItem>
</file>

<file path=customXml/itemProps5.xml><?xml version="1.0" encoding="utf-8"?>
<ds:datastoreItem xmlns:ds="http://schemas.openxmlformats.org/officeDocument/2006/customXml" ds:itemID="{124FF2C3-14DC-447F-829B-2AA34D032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7798</Words>
  <Characters>44449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52143</CharactersWithSpaces>
  <SharedDoc>false</SharedDoc>
  <HLinks>
    <vt:vector size="12" baseType="variant">
      <vt:variant>
        <vt:i4>327773</vt:i4>
      </vt:variant>
      <vt:variant>
        <vt:i4>63</vt:i4>
      </vt:variant>
      <vt:variant>
        <vt:i4>0</vt:i4>
      </vt:variant>
      <vt:variant>
        <vt:i4>5</vt:i4>
      </vt:variant>
      <vt:variant>
        <vt:lpwstr>https://pccentral.com.ph/</vt:lpwstr>
      </vt:variant>
      <vt:variant>
        <vt:lpwstr/>
      </vt:variant>
      <vt:variant>
        <vt:i4>131101</vt:i4>
      </vt:variant>
      <vt:variant>
        <vt:i4>60</vt:i4>
      </vt:variant>
      <vt:variant>
        <vt:i4>0</vt:i4>
      </vt:variant>
      <vt:variant>
        <vt:i4>5</vt:i4>
      </vt:variant>
      <vt:variant>
        <vt:lpwstr>https://w3.cs.jmu.edu/kirkpams/OpenCSF/Books/csf/html/Architectures.html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EryckPaul DelFonso</dc:creator>
  <cp:keywords/>
  <cp:lastModifiedBy>EryckPaul DelFonso</cp:lastModifiedBy>
  <cp:revision>2</cp:revision>
  <dcterms:created xsi:type="dcterms:W3CDTF">2025-03-25T07:31:00Z</dcterms:created>
  <dcterms:modified xsi:type="dcterms:W3CDTF">2025-03-25T07:31:00Z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0x0101005406E226FA9CC349AD40B87301C50799</vt:lpwstr>
  </property>
</Properties>
</file>